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DF6D3BC" w14:textId="660E0C83" w:rsidR="009303D9" w:rsidRDefault="00A53CBC" w:rsidP="00022E89">
      <w:pPr>
        <w:pStyle w:val="Author"/>
        <w:spacing w:before="0pt" w:after="0pt"/>
        <w:rPr>
          <w:rFonts w:eastAsia="MS Mincho"/>
          <w:kern w:val="48"/>
          <w:sz w:val="48"/>
          <w:szCs w:val="48"/>
        </w:rPr>
      </w:pPr>
      <w:r w:rsidRPr="00CD2F53">
        <w:rPr>
          <w:rFonts w:eastAsia="MS Mincho"/>
          <w:kern w:val="48"/>
          <w:sz w:val="48"/>
          <w:szCs w:val="48"/>
          <w:highlight w:val="green"/>
        </w:rPr>
        <w:t>A Non-Invasive Wireless Respiratory Monitoring System for Animals</w:t>
      </w:r>
    </w:p>
    <w:p w14:paraId="4402DBC6" w14:textId="464CA303" w:rsidR="00022E89" w:rsidRPr="00CD2F53" w:rsidRDefault="00022E89" w:rsidP="00022E89">
      <w:pPr>
        <w:pStyle w:val="Author"/>
        <w:spacing w:before="0pt" w:after="0pt"/>
        <w:rPr>
          <w:rFonts w:eastAsia="MS Mincho"/>
          <w:kern w:val="48"/>
          <w:sz w:val="20"/>
          <w:szCs w:val="20"/>
          <w:highlight w:val="green"/>
          <w:u w:val="single"/>
          <w:vertAlign w:val="superscript"/>
          <w:lang w:val="en-CA"/>
        </w:rPr>
      </w:pPr>
      <w:r w:rsidRPr="00CD2F53">
        <w:rPr>
          <w:rFonts w:eastAsia="MS Mincho"/>
          <w:kern w:val="48"/>
          <w:sz w:val="20"/>
          <w:szCs w:val="20"/>
          <w:highlight w:val="green"/>
          <w:u w:val="single"/>
          <w:lang w:val="en-CA"/>
        </w:rPr>
        <w:t>Kuanghua Qiao</w:t>
      </w:r>
      <w:r w:rsidRPr="00CD2F53">
        <w:rPr>
          <w:rFonts w:eastAsia="MS Mincho"/>
          <w:kern w:val="48"/>
          <w:sz w:val="20"/>
          <w:szCs w:val="20"/>
          <w:highlight w:val="green"/>
          <w:u w:val="single"/>
          <w:vertAlign w:val="superscript"/>
          <w:lang w:val="en-CA"/>
        </w:rPr>
        <w:t>1</w:t>
      </w:r>
      <w:r w:rsidRPr="00CD2F53">
        <w:rPr>
          <w:rFonts w:eastAsia="MS Mincho"/>
          <w:kern w:val="48"/>
          <w:sz w:val="20"/>
          <w:szCs w:val="20"/>
          <w:highlight w:val="green"/>
          <w:u w:val="single"/>
          <w:lang w:val="en-CA"/>
        </w:rPr>
        <w:t>, Amanda Nickerson</w:t>
      </w:r>
      <w:r w:rsidRPr="00CD2F53">
        <w:rPr>
          <w:rFonts w:eastAsia="MS Mincho"/>
          <w:kern w:val="48"/>
          <w:sz w:val="20"/>
          <w:szCs w:val="20"/>
          <w:highlight w:val="green"/>
          <w:u w:val="single"/>
          <w:vertAlign w:val="superscript"/>
          <w:lang w:val="en-CA"/>
        </w:rPr>
        <w:t>2</w:t>
      </w:r>
      <w:r w:rsidRPr="00CD2F53">
        <w:rPr>
          <w:rFonts w:eastAsia="MS Mincho"/>
          <w:kern w:val="48"/>
          <w:sz w:val="20"/>
          <w:szCs w:val="20"/>
          <w:highlight w:val="green"/>
          <w:u w:val="single"/>
          <w:lang w:val="en-CA"/>
        </w:rPr>
        <w:t>,  Susanne MacDonald</w:t>
      </w:r>
      <w:r w:rsidRPr="00CD2F53">
        <w:rPr>
          <w:rFonts w:eastAsia="MS Mincho"/>
          <w:kern w:val="48"/>
          <w:sz w:val="20"/>
          <w:szCs w:val="20"/>
          <w:highlight w:val="green"/>
          <w:u w:val="single"/>
          <w:vertAlign w:val="superscript"/>
          <w:lang w:val="en-CA"/>
        </w:rPr>
        <w:t>2</w:t>
      </w:r>
      <w:r w:rsidRPr="00CD2F53">
        <w:rPr>
          <w:rFonts w:eastAsia="MS Mincho"/>
          <w:kern w:val="48"/>
          <w:sz w:val="20"/>
          <w:szCs w:val="20"/>
          <w:highlight w:val="green"/>
          <w:u w:val="single"/>
          <w:lang w:val="en-CA"/>
        </w:rPr>
        <w:t>,  Ebrahim Gafar-Zadeh</w:t>
      </w:r>
      <w:r w:rsidRPr="00CD2F53">
        <w:rPr>
          <w:rFonts w:eastAsia="MS Mincho"/>
          <w:kern w:val="48"/>
          <w:sz w:val="20"/>
          <w:szCs w:val="20"/>
          <w:highlight w:val="green"/>
          <w:u w:val="single"/>
          <w:vertAlign w:val="superscript"/>
          <w:lang w:val="en-CA"/>
        </w:rPr>
        <w:t>1,2</w:t>
      </w:r>
    </w:p>
    <w:p w14:paraId="0A2047F2" w14:textId="77777777" w:rsidR="00022E89" w:rsidRPr="00CD2F53" w:rsidRDefault="00022E89" w:rsidP="00022E89">
      <w:pPr>
        <w:pStyle w:val="Author"/>
        <w:spacing w:before="0pt" w:after="0pt"/>
        <w:rPr>
          <w:rFonts w:eastAsia="MS Mincho"/>
          <w:kern w:val="48"/>
          <w:sz w:val="20"/>
          <w:szCs w:val="20"/>
          <w:highlight w:val="green"/>
          <w:u w:val="single"/>
          <w:lang w:val="en-CA"/>
        </w:rPr>
      </w:pPr>
      <w:r w:rsidRPr="00CD2F53">
        <w:rPr>
          <w:rFonts w:eastAsia="MS Mincho"/>
          <w:kern w:val="48"/>
          <w:sz w:val="20"/>
          <w:szCs w:val="20"/>
          <w:highlight w:val="green"/>
          <w:u w:val="single"/>
          <w:vertAlign w:val="superscript"/>
          <w:lang w:val="en-CA"/>
        </w:rPr>
        <w:t xml:space="preserve">1 </w:t>
      </w:r>
      <w:r w:rsidRPr="00CD2F53">
        <w:rPr>
          <w:rFonts w:eastAsia="MS Mincho"/>
          <w:kern w:val="48"/>
          <w:sz w:val="20"/>
          <w:szCs w:val="20"/>
          <w:highlight w:val="green"/>
          <w:u w:val="single"/>
          <w:lang w:val="en-CA"/>
        </w:rPr>
        <w:t>Biologically Inspired Sensors and Actuators (BioSA), Dept. of Electrcical Engineering and Computer Science,</w:t>
      </w:r>
    </w:p>
    <w:p w14:paraId="0516965D" w14:textId="66F2C299" w:rsidR="00022E89" w:rsidRPr="00022E89" w:rsidRDefault="00022E89" w:rsidP="00022E89">
      <w:pPr>
        <w:pStyle w:val="Author"/>
        <w:spacing w:before="0pt" w:after="0pt"/>
        <w:rPr>
          <w:rFonts w:eastAsia="MS Mincho"/>
          <w:kern w:val="48"/>
          <w:sz w:val="20"/>
          <w:szCs w:val="20"/>
          <w:u w:val="single"/>
          <w:lang w:val="en-CA"/>
        </w:rPr>
      </w:pPr>
      <w:r w:rsidRPr="00CD2F53">
        <w:rPr>
          <w:rFonts w:eastAsia="MS Mincho"/>
          <w:kern w:val="48"/>
          <w:sz w:val="20"/>
          <w:szCs w:val="20"/>
          <w:highlight w:val="green"/>
          <w:u w:val="single"/>
          <w:lang w:val="en-CA"/>
        </w:rPr>
        <w:t xml:space="preserve"> Lassonde School of Engineering, , </w:t>
      </w:r>
      <w:r w:rsidRPr="00CD2F53">
        <w:rPr>
          <w:rFonts w:eastAsia="MS Mincho"/>
          <w:kern w:val="48"/>
          <w:sz w:val="20"/>
          <w:szCs w:val="20"/>
          <w:highlight w:val="green"/>
          <w:u w:val="single"/>
          <w:vertAlign w:val="superscript"/>
          <w:lang w:val="en-CA"/>
        </w:rPr>
        <w:t xml:space="preserve">2 </w:t>
      </w:r>
      <w:r w:rsidRPr="00CD2F53">
        <w:rPr>
          <w:rFonts w:eastAsia="MS Mincho"/>
          <w:kern w:val="48"/>
          <w:sz w:val="20"/>
          <w:szCs w:val="20"/>
          <w:highlight w:val="green"/>
          <w:u w:val="single"/>
          <w:lang w:val="en-CA"/>
        </w:rPr>
        <w:t>Dept. of Biology,  Faculty of Science,  York University, * egz@yorku.ca</w:t>
      </w:r>
    </w:p>
    <w:p w14:paraId="7125AF02" w14:textId="7C5937BF" w:rsidR="00D7522C" w:rsidRDefault="00D7522C" w:rsidP="00022E89">
      <w:pPr>
        <w:pStyle w:val="Author"/>
        <w:spacing w:before="0pt" w:after="0pt"/>
        <w:rPr>
          <w:sz w:val="16"/>
          <w:szCs w:val="16"/>
        </w:rPr>
      </w:pPr>
      <w:commentRangeStart w:id="0"/>
    </w:p>
    <w:commentRangeEnd w:id="0"/>
    <w:p w14:paraId="4DB7C627" w14:textId="05BC8430" w:rsidR="00D7522C" w:rsidRPr="00CA4392" w:rsidRDefault="00022E89" w:rsidP="00022E89">
      <w:pPr>
        <w:pStyle w:val="Author"/>
        <w:pBdr>
          <w:top w:val="single" w:sz="4" w:space="1" w:color="auto"/>
          <w:left w:val="single" w:sz="4" w:space="4" w:color="auto"/>
          <w:bottom w:val="single" w:sz="4" w:space="1" w:color="auto"/>
          <w:right w:val="single" w:sz="4" w:space="4" w:color="auto"/>
          <w:between w:val="single" w:sz="4" w:space="1" w:color="auto"/>
          <w:bar w:val="single" w:sz="4" w:color="auto"/>
        </w:pBdr>
        <w:spacing w:before="0pt" w:after="0pt"/>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r>
        <w:rPr>
          <w:rStyle w:val="ae"/>
          <w:noProof w:val="0"/>
        </w:rPr>
        <w:commentReference w:id="0"/>
      </w:r>
    </w:p>
    <w:p w14:paraId="3803FBE5" w14:textId="49DDCA49" w:rsidR="009F1D79" w:rsidRDefault="009F1D79" w:rsidP="00022E89">
      <w:pPr>
        <w:sectPr w:rsidR="009F1D79" w:rsidSect="003B4E04">
          <w:type w:val="continuous"/>
          <w:pgSz w:w="595.30pt" w:h="841.90pt" w:code="9"/>
          <w:pgMar w:top="22.50pt" w:right="44.65pt" w:bottom="72pt" w:left="44.65pt" w:header="36pt" w:footer="36pt" w:gutter="0pt"/>
          <w:cols w:num="3" w:space="36pt"/>
          <w:docGrid w:linePitch="360"/>
        </w:sectPr>
      </w:pPr>
    </w:p>
    <w:p w14:paraId="0BE35457" w14:textId="5CA61E6C" w:rsidR="009303D9" w:rsidRPr="005B520E" w:rsidRDefault="00BD670B" w:rsidP="00022E89">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BDEB578" w14:textId="14DED0A2" w:rsidR="009303D9" w:rsidRPr="004D72B5" w:rsidRDefault="009303D9" w:rsidP="00022E89">
      <w:pPr>
        <w:pStyle w:val="Abstract"/>
        <w:spacing w:after="0pt"/>
      </w:pPr>
      <w:commentRangeStart w:id="1"/>
      <w:r w:rsidRPr="001337A6">
        <w:rPr>
          <w:i/>
          <w:iCs/>
          <w:highlight w:val="green"/>
        </w:rPr>
        <w:t>Abstract</w:t>
      </w:r>
      <w:commentRangeEnd w:id="1"/>
      <w:r w:rsidR="00022E89" w:rsidRPr="001337A6">
        <w:rPr>
          <w:rStyle w:val="ae"/>
          <w:b w:val="0"/>
          <w:bCs w:val="0"/>
          <w:highlight w:val="green"/>
        </w:rPr>
        <w:commentReference w:id="1"/>
      </w:r>
      <w:r w:rsidRPr="001337A6">
        <w:rPr>
          <w:highlight w:val="green"/>
        </w:rPr>
        <w:t>—</w:t>
      </w:r>
      <w:r w:rsidR="006E65C1" w:rsidRPr="001337A6">
        <w:rPr>
          <w:highlight w:val="green"/>
        </w:rPr>
        <w:t xml:space="preserve">This paper presents and assesses </w:t>
      </w:r>
      <w:r w:rsidR="00F95FE7" w:rsidRPr="001337A6">
        <w:rPr>
          <w:highlight w:val="green"/>
        </w:rPr>
        <w:t>the device</w:t>
      </w:r>
      <w:r w:rsidR="006E65C1" w:rsidRPr="001337A6">
        <w:rPr>
          <w:highlight w:val="green"/>
        </w:rPr>
        <w:t xml:space="preserve"> </w:t>
      </w:r>
      <w:r w:rsidR="00F95FE7" w:rsidRPr="001337A6">
        <w:rPr>
          <w:highlight w:val="green"/>
        </w:rPr>
        <w:t>of</w:t>
      </w:r>
      <w:r w:rsidR="006E65C1" w:rsidRPr="001337A6">
        <w:rPr>
          <w:highlight w:val="green"/>
        </w:rPr>
        <w:t xml:space="preserve"> an undergraduate engineering research </w:t>
      </w:r>
      <w:r w:rsidR="00310642" w:rsidRPr="001337A6">
        <w:rPr>
          <w:highlight w:val="green"/>
        </w:rPr>
        <w:t>project</w:t>
      </w:r>
      <w:r w:rsidR="006E65C1" w:rsidRPr="001337A6">
        <w:rPr>
          <w:highlight w:val="green"/>
        </w:rPr>
        <w:t>. We explain the purpose</w:t>
      </w:r>
      <w:r w:rsidR="00F95FE7" w:rsidRPr="001337A6">
        <w:rPr>
          <w:highlight w:val="green"/>
        </w:rPr>
        <w:t xml:space="preserve"> and need for such </w:t>
      </w:r>
      <w:r w:rsidR="00B046EE" w:rsidRPr="001337A6">
        <w:rPr>
          <w:highlight w:val="green"/>
        </w:rPr>
        <w:t xml:space="preserve">a </w:t>
      </w:r>
      <w:r w:rsidR="00F95FE7" w:rsidRPr="001337A6">
        <w:rPr>
          <w:highlight w:val="green"/>
        </w:rPr>
        <w:t xml:space="preserve">device. Next, we describe the design and construct of the device. In addition, we describe the test plan, setup, and result of the device. We comment on </w:t>
      </w:r>
      <w:r w:rsidR="00B046EE" w:rsidRPr="001337A6">
        <w:rPr>
          <w:highlight w:val="green"/>
        </w:rPr>
        <w:t xml:space="preserve">the </w:t>
      </w:r>
      <w:r w:rsidR="00F95FE7" w:rsidRPr="001337A6">
        <w:rPr>
          <w:highlight w:val="green"/>
        </w:rPr>
        <w:t>future improvement and development of the device</w:t>
      </w:r>
      <w:r w:rsidR="00310642" w:rsidRPr="001337A6">
        <w:rPr>
          <w:highlight w:val="green"/>
        </w:rPr>
        <w:t>.</w:t>
      </w:r>
    </w:p>
    <w:p w14:paraId="49E46E59" w14:textId="686CCA99" w:rsidR="009303D9" w:rsidRPr="00D632BE" w:rsidRDefault="009303D9" w:rsidP="006B6B66">
      <w:pPr>
        <w:pStyle w:val="1"/>
      </w:pPr>
      <w:r w:rsidRPr="00D632BE">
        <w:t xml:space="preserve">Introduction </w:t>
      </w:r>
    </w:p>
    <w:p w14:paraId="708F6685" w14:textId="7A72E21D" w:rsidR="005566C0" w:rsidRDefault="00022E89" w:rsidP="00022E89">
      <w:pPr>
        <w:pStyle w:val="a3"/>
        <w:rPr>
          <w:lang w:val="en-US"/>
        </w:rPr>
      </w:pPr>
      <w:commentRangeStart w:id="2"/>
      <w:r>
        <w:rPr>
          <w:lang w:val="en-US"/>
        </w:rPr>
        <w:t>W</w:t>
      </w:r>
      <w:r w:rsidR="00A642B5" w:rsidRPr="00B046EE">
        <w:rPr>
          <w:lang w:val="en-US"/>
        </w:rPr>
        <w:t>earable</w:t>
      </w:r>
      <w:commentRangeEnd w:id="2"/>
      <w:r w:rsidR="009066EE">
        <w:rPr>
          <w:rStyle w:val="ae"/>
          <w:spacing w:val="0"/>
          <w:lang w:val="en-US" w:eastAsia="en-US"/>
        </w:rPr>
        <w:commentReference w:id="2"/>
      </w:r>
      <w:r w:rsidR="00A642B5" w:rsidRPr="00B046EE">
        <w:rPr>
          <w:lang w:val="en-US"/>
        </w:rPr>
        <w:t xml:space="preserve"> sensors </w:t>
      </w:r>
      <w:r w:rsidR="00492F26">
        <w:rPr>
          <w:lang w:val="en-US"/>
        </w:rPr>
        <w:t>have</w:t>
      </w:r>
      <w:r>
        <w:rPr>
          <w:lang w:val="en-US"/>
        </w:rPr>
        <w:t xml:space="preserve"> </w:t>
      </w:r>
      <w:r w:rsidR="00C777D1">
        <w:rPr>
          <w:lang w:val="en-US"/>
        </w:rPr>
        <w:t>attracted</w:t>
      </w:r>
      <w:r>
        <w:rPr>
          <w:lang w:val="en-US"/>
        </w:rPr>
        <w:t xml:space="preserve"> significant interests for </w:t>
      </w:r>
      <w:r w:rsidR="00A642B5" w:rsidRPr="00B046EE">
        <w:rPr>
          <w:lang w:val="en-US"/>
        </w:rPr>
        <w:t>animal monitoring</w:t>
      </w:r>
      <w:r w:rsidR="00A642B5">
        <w:rPr>
          <w:lang w:val="en-US"/>
        </w:rPr>
        <w:t xml:space="preserve"> </w:t>
      </w:r>
      <w:r>
        <w:rPr>
          <w:lang w:val="en-US"/>
        </w:rPr>
        <w:t>using various technologies including Radio</w:t>
      </w:r>
      <w:r w:rsidR="00530511">
        <w:rPr>
          <w:lang w:val="en-US"/>
        </w:rPr>
        <w:t xml:space="preserve">-frequency identification </w:t>
      </w:r>
      <w:r>
        <w:rPr>
          <w:lang w:val="en-US"/>
        </w:rPr>
        <w:t xml:space="preserve">tags, implants, and other non-invasive methods </w:t>
      </w:r>
      <w:commentRangeStart w:id="3"/>
      <w:r w:rsidRPr="00ED672C">
        <w:rPr>
          <w:highlight w:val="yellow"/>
          <w:lang w:val="en-US"/>
        </w:rPr>
        <w:t>[</w:t>
      </w:r>
      <w:r w:rsidR="008C2036">
        <w:rPr>
          <w:highlight w:val="yellow"/>
          <w:lang w:val="en-US"/>
        </w:rPr>
        <w:t>1</w:t>
      </w:r>
      <w:r w:rsidRPr="00ED672C">
        <w:rPr>
          <w:highlight w:val="yellow"/>
          <w:lang w:val="en-US"/>
        </w:rPr>
        <w:t>]</w:t>
      </w:r>
      <w:commentRangeEnd w:id="3"/>
      <w:r w:rsidRPr="00ED672C">
        <w:rPr>
          <w:rStyle w:val="ae"/>
          <w:spacing w:val="0"/>
          <w:highlight w:val="yellow"/>
          <w:lang w:val="en-US" w:eastAsia="en-US"/>
        </w:rPr>
        <w:commentReference w:id="3"/>
      </w:r>
      <w:r w:rsidR="008C2036">
        <w:rPr>
          <w:highlight w:val="yellow"/>
          <w:lang w:val="en-US"/>
        </w:rPr>
        <w:t>,</w:t>
      </w:r>
      <w:r w:rsidRPr="00ED672C">
        <w:rPr>
          <w:highlight w:val="yellow"/>
          <w:lang w:val="en-US"/>
        </w:rPr>
        <w:t>[</w:t>
      </w:r>
      <w:r w:rsidR="008C2036">
        <w:rPr>
          <w:highlight w:val="yellow"/>
          <w:lang w:val="en-US"/>
        </w:rPr>
        <w:t>2</w:t>
      </w:r>
      <w:r w:rsidRPr="00ED672C">
        <w:rPr>
          <w:highlight w:val="yellow"/>
          <w:lang w:val="en-US"/>
        </w:rPr>
        <w:t>]</w:t>
      </w:r>
      <w:r w:rsidR="00492F26">
        <w:rPr>
          <w:highlight w:val="yellow"/>
          <w:lang w:val="en-US"/>
        </w:rPr>
        <w:t>,[3]</w:t>
      </w:r>
      <w:r w:rsidR="00A642B5" w:rsidRPr="00ED672C">
        <w:rPr>
          <w:highlight w:val="yellow"/>
          <w:lang w:val="en-US"/>
        </w:rPr>
        <w:t>.</w:t>
      </w:r>
      <w:r w:rsidR="00A642B5">
        <w:rPr>
          <w:lang w:val="en-US"/>
        </w:rPr>
        <w:t xml:space="preserve"> </w:t>
      </w:r>
      <w:r>
        <w:rPr>
          <w:lang w:val="en-US"/>
        </w:rPr>
        <w:t>T</w:t>
      </w:r>
      <w:r>
        <w:rPr>
          <w:lang w:val="en-CA"/>
        </w:rPr>
        <w:t>hese</w:t>
      </w:r>
      <w:r w:rsidR="000421B3">
        <w:rPr>
          <w:lang w:val="en-CA"/>
        </w:rPr>
        <w:t xml:space="preserve"> wearable </w:t>
      </w:r>
      <w:r>
        <w:rPr>
          <w:lang w:val="en-CA"/>
        </w:rPr>
        <w:t>sensing technologies have</w:t>
      </w:r>
      <w:r w:rsidR="000421B3">
        <w:rPr>
          <w:lang w:val="en-CA"/>
        </w:rPr>
        <w:t xml:space="preserve"> </w:t>
      </w:r>
      <w:r>
        <w:rPr>
          <w:lang w:val="en-CA"/>
        </w:rPr>
        <w:t>successfully been employed</w:t>
      </w:r>
      <w:r w:rsidR="00A642B5" w:rsidRPr="00CC66F5">
        <w:t xml:space="preserve"> </w:t>
      </w:r>
      <w:r>
        <w:rPr>
          <w:lang w:val="en-US"/>
        </w:rPr>
        <w:t>for monitoring the</w:t>
      </w:r>
      <w:r w:rsidR="00A642B5" w:rsidRPr="00CC66F5">
        <w:t xml:space="preserve"> </w:t>
      </w:r>
      <w:r w:rsidR="000421B3">
        <w:rPr>
          <w:lang w:val="en-CA"/>
        </w:rPr>
        <w:t>animal</w:t>
      </w:r>
      <w:r>
        <w:rPr>
          <w:lang w:val="en-CA"/>
        </w:rPr>
        <w:t>s’</w:t>
      </w:r>
      <w:r w:rsidR="00A642B5" w:rsidRPr="00CC66F5">
        <w:t xml:space="preserve"> </w:t>
      </w:r>
      <w:r w:rsidR="00C777D1">
        <w:rPr>
          <w:lang w:val="en-CA"/>
        </w:rPr>
        <w:t>health condition and behaviors.</w:t>
      </w:r>
      <w:r>
        <w:rPr>
          <w:lang w:val="en-US"/>
        </w:rPr>
        <w:t xml:space="preserve"> </w:t>
      </w:r>
      <w:r w:rsidR="000421B3" w:rsidRPr="00ED672C">
        <w:rPr>
          <w:highlight w:val="yellow"/>
          <w:lang w:val="en-CA"/>
        </w:rPr>
        <w:t>[</w:t>
      </w:r>
      <w:r w:rsidR="00492F26">
        <w:rPr>
          <w:highlight w:val="yellow"/>
          <w:lang w:val="en-CA"/>
        </w:rPr>
        <w:t>4</w:t>
      </w:r>
      <w:commentRangeStart w:id="4"/>
      <w:r w:rsidR="000421B3" w:rsidRPr="00ED672C">
        <w:rPr>
          <w:highlight w:val="yellow"/>
          <w:lang w:val="en-CA"/>
        </w:rPr>
        <w:t>]</w:t>
      </w:r>
      <w:r w:rsidR="008C2036">
        <w:rPr>
          <w:highlight w:val="yellow"/>
          <w:lang w:val="en-CA"/>
        </w:rPr>
        <w:t>,[</w:t>
      </w:r>
      <w:r w:rsidR="00492F26">
        <w:rPr>
          <w:highlight w:val="yellow"/>
          <w:lang w:val="en-CA"/>
        </w:rPr>
        <w:t>5</w:t>
      </w:r>
      <w:r w:rsidR="008C2036">
        <w:rPr>
          <w:highlight w:val="yellow"/>
          <w:lang w:val="en-CA"/>
        </w:rPr>
        <w:t>],</w:t>
      </w:r>
      <w:r w:rsidR="00ED672C" w:rsidRPr="00ED672C">
        <w:rPr>
          <w:highlight w:val="yellow"/>
          <w:lang w:val="en-CA"/>
        </w:rPr>
        <w:t>[</w:t>
      </w:r>
      <w:r w:rsidR="00492F26">
        <w:rPr>
          <w:highlight w:val="yellow"/>
          <w:lang w:val="en-CA"/>
        </w:rPr>
        <w:t>6</w:t>
      </w:r>
      <w:r w:rsidR="00ED672C" w:rsidRPr="00ED672C">
        <w:rPr>
          <w:highlight w:val="yellow"/>
          <w:lang w:val="en-CA"/>
        </w:rPr>
        <w:t>]</w:t>
      </w:r>
      <w:commentRangeEnd w:id="4"/>
      <w:r w:rsidR="00ED672C" w:rsidRPr="00ED672C">
        <w:rPr>
          <w:rStyle w:val="ae"/>
          <w:spacing w:val="0"/>
          <w:highlight w:val="yellow"/>
          <w:lang w:val="en-US" w:eastAsia="en-US"/>
        </w:rPr>
        <w:commentReference w:id="4"/>
      </w:r>
      <w:r w:rsidR="00ED672C">
        <w:rPr>
          <w:lang w:val="en-CA"/>
        </w:rPr>
        <w:t xml:space="preserve"> </w:t>
      </w:r>
      <w:r>
        <w:rPr>
          <w:lang w:val="en-CA"/>
        </w:rPr>
        <w:t xml:space="preserve">. </w:t>
      </w:r>
      <w:r w:rsidR="000421B3">
        <w:rPr>
          <w:lang w:val="en-US"/>
        </w:rPr>
        <w:t>Along with the advancement of technology</w:t>
      </w:r>
      <w:r w:rsidR="00CC66F5">
        <w:rPr>
          <w:lang w:val="en-US"/>
        </w:rPr>
        <w:t xml:space="preserve"> there is </w:t>
      </w:r>
      <w:r w:rsidR="000421B3">
        <w:rPr>
          <w:lang w:val="en-US"/>
        </w:rPr>
        <w:t xml:space="preserve">also </w:t>
      </w:r>
      <w:r w:rsidR="00CC66F5">
        <w:rPr>
          <w:lang w:val="en-US"/>
        </w:rPr>
        <w:t xml:space="preserve">an </w:t>
      </w:r>
      <w:r w:rsidR="000421B3">
        <w:rPr>
          <w:lang w:val="en-US"/>
        </w:rPr>
        <w:t>increase in</w:t>
      </w:r>
      <w:r w:rsidR="00CC66F5">
        <w:rPr>
          <w:lang w:val="en-US"/>
        </w:rPr>
        <w:t xml:space="preserve"> demand for wearable monitoring devices for animals in pet industry, </w:t>
      </w:r>
      <w:r w:rsidR="00D83E29">
        <w:rPr>
          <w:lang w:val="en-CA" w:eastAsia="zh-CN"/>
        </w:rPr>
        <w:t>animal husbandry and animal protection</w:t>
      </w:r>
      <w:r w:rsidR="000421B3">
        <w:rPr>
          <w:lang w:val="en-CA" w:eastAsia="zh-CN"/>
        </w:rPr>
        <w:t xml:space="preserve"> fields</w:t>
      </w:r>
      <w:r w:rsidR="007175C6" w:rsidRPr="004F1A15">
        <w:rPr>
          <w:lang w:val="en-US"/>
        </w:rPr>
        <w:t xml:space="preserve"> [</w:t>
      </w:r>
      <w:r w:rsidR="00492F26">
        <w:rPr>
          <w:lang w:val="en-US"/>
        </w:rPr>
        <w:t>7</w:t>
      </w:r>
      <w:r w:rsidR="007175C6" w:rsidRPr="004F1A15">
        <w:rPr>
          <w:lang w:val="en-US"/>
        </w:rPr>
        <w:t>]</w:t>
      </w:r>
      <w:r w:rsidR="00ED672C">
        <w:rPr>
          <w:lang w:val="en-US"/>
        </w:rPr>
        <w:t xml:space="preserve">. </w:t>
      </w:r>
      <w:r w:rsidR="007175C6" w:rsidRPr="004F1A15">
        <w:rPr>
          <w:lang w:val="en-US"/>
        </w:rPr>
        <w:t xml:space="preserve"> </w:t>
      </w:r>
      <w:r w:rsidR="00ED672C">
        <w:rPr>
          <w:lang w:val="en-US"/>
        </w:rPr>
        <w:t>Additionally, the</w:t>
      </w:r>
      <w:r w:rsidR="007175C6" w:rsidRPr="004F1A15">
        <w:t xml:space="preserve"> conservation of wild species will also increase </w:t>
      </w:r>
      <w:r w:rsidR="00A3340F">
        <w:rPr>
          <w:lang w:val="en-CA"/>
        </w:rPr>
        <w:t>the demands</w:t>
      </w:r>
      <w:r w:rsidR="00ED672C">
        <w:rPr>
          <w:lang w:val="en-US"/>
        </w:rPr>
        <w:t xml:space="preserve"> for animal wearable sensors</w:t>
      </w:r>
      <w:r w:rsidR="00A3340F">
        <w:rPr>
          <w:lang w:val="en-US"/>
        </w:rPr>
        <w:t xml:space="preserve"> </w:t>
      </w:r>
      <w:r w:rsidR="00A3340F" w:rsidRPr="00A3340F">
        <w:rPr>
          <w:highlight w:val="yellow"/>
          <w:lang w:val="en-US"/>
        </w:rPr>
        <w:t>[</w:t>
      </w:r>
      <w:r w:rsidR="005A0A85">
        <w:rPr>
          <w:highlight w:val="yellow"/>
          <w:lang w:val="en-US"/>
        </w:rPr>
        <w:t>8</w:t>
      </w:r>
      <w:r w:rsidR="00A3340F" w:rsidRPr="00A3340F">
        <w:rPr>
          <w:highlight w:val="yellow"/>
          <w:lang w:val="en-US"/>
        </w:rPr>
        <w:t>]</w:t>
      </w:r>
      <w:r w:rsidR="00ED672C" w:rsidRPr="00A3340F">
        <w:rPr>
          <w:highlight w:val="yellow"/>
          <w:lang w:val="en-US"/>
        </w:rPr>
        <w:t>.</w:t>
      </w:r>
      <w:r w:rsidR="00ED672C">
        <w:rPr>
          <w:lang w:val="en-US"/>
        </w:rPr>
        <w:t xml:space="preserve"> </w:t>
      </w:r>
      <w:r w:rsidR="005566C0">
        <w:rPr>
          <w:lang w:val="en-CA"/>
        </w:rPr>
        <w:t xml:space="preserve"> </w:t>
      </w:r>
      <w:r w:rsidR="00A3340F">
        <w:rPr>
          <w:lang w:val="en-CA"/>
        </w:rPr>
        <w:t xml:space="preserve">In the other hands, the design </w:t>
      </w:r>
      <w:r w:rsidR="00492F26">
        <w:rPr>
          <w:lang w:val="en-CA"/>
        </w:rPr>
        <w:t>of animal</w:t>
      </w:r>
      <w:r w:rsidR="00A3340F" w:rsidRPr="00ED5BEC">
        <w:t xml:space="preserve"> </w:t>
      </w:r>
      <w:bookmarkStart w:id="5" w:name="_Hlk31830214"/>
      <w:r w:rsidR="00A3340F">
        <w:rPr>
          <w:lang w:val="en-CA"/>
        </w:rPr>
        <w:t>wearable sensors has recently been reported</w:t>
      </w:r>
      <w:r w:rsidR="00ED5BEC" w:rsidRPr="00ED5BEC">
        <w:t xml:space="preserve"> for neuroscience and psychology</w:t>
      </w:r>
      <w:r w:rsidR="00A3340F">
        <w:rPr>
          <w:lang w:val="en-CA"/>
        </w:rPr>
        <w:t xml:space="preserve"> studies </w:t>
      </w:r>
      <w:bookmarkEnd w:id="5"/>
      <w:r w:rsidR="00A3340F" w:rsidRPr="00A3340F">
        <w:rPr>
          <w:highlight w:val="yellow"/>
          <w:lang w:val="en-CA"/>
        </w:rPr>
        <w:t>[</w:t>
      </w:r>
      <w:r w:rsidR="00D00097">
        <w:rPr>
          <w:highlight w:val="yellow"/>
          <w:lang w:val="en-CA"/>
        </w:rPr>
        <w:t>9</w:t>
      </w:r>
      <w:r w:rsidR="00A3340F" w:rsidRPr="00A3340F">
        <w:rPr>
          <w:highlight w:val="yellow"/>
          <w:lang w:val="en-CA"/>
        </w:rPr>
        <w:t>]</w:t>
      </w:r>
      <w:r w:rsidR="00ED5BEC" w:rsidRPr="00A3340F">
        <w:rPr>
          <w:highlight w:val="yellow"/>
          <w:lang w:val="en-CA"/>
        </w:rPr>
        <w:t>.</w:t>
      </w:r>
      <w:r w:rsidR="00ED5BEC">
        <w:rPr>
          <w:lang w:val="en-CA"/>
        </w:rPr>
        <w:t xml:space="preserve"> </w:t>
      </w:r>
      <w:r w:rsidR="00A3340F">
        <w:rPr>
          <w:lang w:val="en-CA"/>
        </w:rPr>
        <w:t xml:space="preserve">Among these studies, </w:t>
      </w:r>
      <w:r w:rsidR="00ED5BEC">
        <w:rPr>
          <w:lang w:val="en-CA"/>
        </w:rPr>
        <w:t>researches have shown a relationship between respiratory activities and psychological activities in human beings</w:t>
      </w:r>
      <w:r w:rsidR="005A0A85">
        <w:rPr>
          <w:lang w:val="en-CA"/>
        </w:rPr>
        <w:t xml:space="preserve"> [10],</w:t>
      </w:r>
      <w:r w:rsidR="00ED5BEC">
        <w:rPr>
          <w:lang w:val="en-CA"/>
        </w:rPr>
        <w:t>[</w:t>
      </w:r>
      <w:r w:rsidR="005A0A85">
        <w:rPr>
          <w:lang w:val="en-CA"/>
        </w:rPr>
        <w:t>11</w:t>
      </w:r>
      <w:r w:rsidR="00ED5BEC">
        <w:rPr>
          <w:lang w:val="en-CA"/>
        </w:rPr>
        <w:t>]</w:t>
      </w:r>
      <w:r w:rsidR="00A3340F">
        <w:rPr>
          <w:lang w:val="en-CA"/>
        </w:rPr>
        <w:t>. Also, t</w:t>
      </w:r>
      <w:r w:rsidR="00ED5BEC" w:rsidRPr="00ED5BEC">
        <w:t>here's increasing physiological evidence connecting breathing patterns with the brain regions that control mood and emotion</w:t>
      </w:r>
      <w:r w:rsidR="00A3340F">
        <w:rPr>
          <w:lang w:val="en-CA"/>
        </w:rPr>
        <w:t xml:space="preserve"> </w:t>
      </w:r>
      <w:r w:rsidR="00A3340F" w:rsidRPr="00A3340F">
        <w:rPr>
          <w:highlight w:val="yellow"/>
          <w:lang w:val="en-CA"/>
        </w:rPr>
        <w:t>[</w:t>
      </w:r>
      <w:r w:rsidR="007E6063">
        <w:rPr>
          <w:highlight w:val="yellow"/>
          <w:lang w:val="en-CA"/>
        </w:rPr>
        <w:t>12</w:t>
      </w:r>
      <w:r w:rsidR="00A3340F" w:rsidRPr="00A3340F">
        <w:rPr>
          <w:highlight w:val="yellow"/>
          <w:lang w:val="en-CA"/>
        </w:rPr>
        <w:t>]</w:t>
      </w:r>
      <w:r w:rsidR="00ED5BEC" w:rsidRPr="00A3340F">
        <w:rPr>
          <w:highlight w:val="yellow"/>
        </w:rPr>
        <w:t>.</w:t>
      </w:r>
      <w:r w:rsidR="00A3340F">
        <w:rPr>
          <w:lang w:val="en-CA"/>
        </w:rPr>
        <w:t xml:space="preserve"> </w:t>
      </w:r>
      <w:r w:rsidR="000638DD">
        <w:rPr>
          <w:lang w:val="en-CA"/>
        </w:rPr>
        <w:t>Relating</w:t>
      </w:r>
      <w:commentRangeStart w:id="6"/>
      <w:r w:rsidR="00ED5BEC" w:rsidRPr="00ED5BEC">
        <w:t xml:space="preserve"> patterns in these interactions may help explain why meditation and yoga that rely on rhythmic breathing can help people overcome anxiety-based illnesses</w:t>
      </w:r>
      <w:r w:rsidR="00B97266">
        <w:rPr>
          <w:rStyle w:val="aa"/>
          <w:lang w:val="en-CA"/>
        </w:rPr>
        <w:t xml:space="preserve"> </w:t>
      </w:r>
      <w:commentRangeEnd w:id="6"/>
      <w:r w:rsidR="007F5B90">
        <w:rPr>
          <w:rStyle w:val="ae"/>
          <w:spacing w:val="0"/>
          <w:lang w:val="en-US" w:eastAsia="en-US"/>
        </w:rPr>
        <w:commentReference w:id="6"/>
      </w:r>
      <w:r w:rsidR="00B97266" w:rsidRPr="00B97266">
        <w:t>[</w:t>
      </w:r>
      <w:r w:rsidR="00FE6009">
        <w:rPr>
          <w:highlight w:val="yellow"/>
          <w:lang w:val="en-CA"/>
        </w:rPr>
        <w:t>13</w:t>
      </w:r>
      <w:r w:rsidR="00B97266" w:rsidRPr="001337A6">
        <w:rPr>
          <w:highlight w:val="yellow"/>
        </w:rPr>
        <w:t>]</w:t>
      </w:r>
      <w:r w:rsidR="00A3340F" w:rsidRPr="001337A6">
        <w:rPr>
          <w:highlight w:val="yellow"/>
          <w:lang w:val="en-CA"/>
        </w:rPr>
        <w:t>.</w:t>
      </w:r>
      <w:r w:rsidR="00B97266">
        <w:rPr>
          <w:rStyle w:val="aa"/>
          <w:lang w:val="en-CA"/>
        </w:rPr>
        <w:t xml:space="preserve"> </w:t>
      </w:r>
      <w:r w:rsidR="00A3340F">
        <w:rPr>
          <w:lang w:val="en-CA"/>
        </w:rPr>
        <w:t xml:space="preserve"> </w:t>
      </w:r>
      <w:r w:rsidR="00695961">
        <w:rPr>
          <w:lang w:val="en-CA"/>
        </w:rPr>
        <w:t xml:space="preserve"> </w:t>
      </w:r>
      <w:r w:rsidR="00A3340F">
        <w:rPr>
          <w:lang w:val="en-CA"/>
        </w:rPr>
        <w:t>S</w:t>
      </w:r>
      <w:r w:rsidR="00695961">
        <w:rPr>
          <w:lang w:val="en-CA"/>
        </w:rPr>
        <w:t>uch relationship not only exist in human beings but also in various animals</w:t>
      </w:r>
      <w:r w:rsidR="009852AF">
        <w:rPr>
          <w:lang w:val="en-CA"/>
        </w:rPr>
        <w:t xml:space="preserve"> and they are </w:t>
      </w:r>
      <w:r w:rsidR="008C1D5C">
        <w:rPr>
          <w:lang w:val="en-CA"/>
        </w:rPr>
        <w:t>worth</w:t>
      </w:r>
      <w:r w:rsidR="009852AF">
        <w:rPr>
          <w:lang w:val="en-CA"/>
        </w:rPr>
        <w:t xml:space="preserve"> looking into. </w:t>
      </w:r>
      <w:r w:rsidR="00E743C7">
        <w:rPr>
          <w:lang w:val="en-US"/>
        </w:rPr>
        <w:t>A</w:t>
      </w:r>
      <w:r w:rsidR="00695961">
        <w:rPr>
          <w:lang w:val="en-US"/>
        </w:rPr>
        <w:t xml:space="preserve"> reliable wearable apparatus for real time animal respiratory monitoring can certainly be beneficial</w:t>
      </w:r>
      <w:r w:rsidR="00E743C7">
        <w:rPr>
          <w:lang w:val="en-US"/>
        </w:rPr>
        <w:t xml:space="preserve"> for this kind of research</w:t>
      </w:r>
      <w:r w:rsidR="00695961">
        <w:rPr>
          <w:lang w:val="en-US"/>
        </w:rPr>
        <w:t>.</w:t>
      </w:r>
      <w:r w:rsidR="00310642" w:rsidRPr="00310642">
        <w:rPr>
          <w:lang w:val="en-US"/>
        </w:rPr>
        <w:t xml:space="preserve"> </w:t>
      </w:r>
    </w:p>
    <w:p w14:paraId="4E53D171" w14:textId="0A748F12" w:rsidR="009066EE" w:rsidRDefault="009066EE" w:rsidP="009066EE">
      <w:pPr>
        <w:pStyle w:val="a3"/>
        <w:rPr>
          <w:lang w:val="en-US"/>
        </w:rPr>
      </w:pPr>
      <w:r>
        <w:rPr>
          <w:rFonts w:hint="eastAsia"/>
          <w:lang w:val="en-US"/>
        </w:rPr>
        <w:t>T</w:t>
      </w:r>
      <w:r>
        <w:rPr>
          <w:lang w:val="en-US"/>
        </w:rPr>
        <w:t xml:space="preserve">here are numerous other </w:t>
      </w:r>
      <w:r w:rsidRPr="00B046EE">
        <w:rPr>
          <w:lang w:val="en-US"/>
        </w:rPr>
        <w:t>breathing and heartbeat monitoring techniques</w:t>
      </w:r>
      <w:r>
        <w:rPr>
          <w:lang w:val="en-US"/>
        </w:rPr>
        <w:t xml:space="preserve"> </w:t>
      </w:r>
      <w:r w:rsidR="00FE6009">
        <w:rPr>
          <w:lang w:val="en-US"/>
        </w:rPr>
        <w:t xml:space="preserve">using </w:t>
      </w:r>
      <w:r w:rsidR="00FE6009" w:rsidRPr="00217F63">
        <w:rPr>
          <w:lang w:val="en-US"/>
        </w:rPr>
        <w:t>direct</w:t>
      </w:r>
      <w:r w:rsidRPr="00217F63">
        <w:rPr>
          <w:lang w:val="en-US"/>
        </w:rPr>
        <w:t xml:space="preserve"> </w:t>
      </w:r>
      <w:r>
        <w:rPr>
          <w:lang w:val="en-US"/>
        </w:rPr>
        <w:t xml:space="preserve">or indirect </w:t>
      </w:r>
      <w:r w:rsidRPr="00217F63">
        <w:rPr>
          <w:lang w:val="en-US"/>
        </w:rPr>
        <w:t xml:space="preserve">contact </w:t>
      </w:r>
      <w:r>
        <w:rPr>
          <w:lang w:val="en-US"/>
        </w:rPr>
        <w:t xml:space="preserve">solutions. </w:t>
      </w:r>
      <w:r w:rsidR="007F5B90">
        <w:rPr>
          <w:lang w:val="en-US"/>
        </w:rPr>
        <w:t xml:space="preserve">Direct contact sensing includes </w:t>
      </w:r>
      <w:r w:rsidRPr="00217F63">
        <w:rPr>
          <w:lang w:val="en-US"/>
        </w:rPr>
        <w:t>microphone, and capacitive</w:t>
      </w:r>
      <w:r>
        <w:rPr>
          <w:lang w:val="en-US"/>
        </w:rPr>
        <w:t xml:space="preserve"> sensors</w:t>
      </w:r>
      <w:r w:rsidR="007F5B90">
        <w:rPr>
          <w:lang w:val="en-US"/>
        </w:rPr>
        <w:t>.</w:t>
      </w:r>
      <w:r>
        <w:rPr>
          <w:lang w:val="en-US"/>
        </w:rPr>
        <w:t xml:space="preserve"> </w:t>
      </w:r>
      <w:r w:rsidRPr="009066EE">
        <w:rPr>
          <w:highlight w:val="yellow"/>
          <w:lang w:val="en-US"/>
        </w:rPr>
        <w:t>[</w:t>
      </w:r>
      <w:r w:rsidR="00DA18FB">
        <w:rPr>
          <w:highlight w:val="yellow"/>
          <w:lang w:val="en-US"/>
        </w:rPr>
        <w:t>14</w:t>
      </w:r>
      <w:r w:rsidRPr="009066EE">
        <w:rPr>
          <w:highlight w:val="yellow"/>
          <w:lang w:val="en-US"/>
        </w:rPr>
        <w:t>]</w:t>
      </w:r>
      <w:r w:rsidRPr="00217F63">
        <w:rPr>
          <w:lang w:val="en-US"/>
        </w:rPr>
        <w:t xml:space="preserve"> </w:t>
      </w:r>
      <w:r>
        <w:rPr>
          <w:lang w:val="en-US"/>
        </w:rPr>
        <w:t>I</w:t>
      </w:r>
      <w:r w:rsidRPr="00217F63">
        <w:rPr>
          <w:lang w:val="en-US"/>
        </w:rPr>
        <w:t xml:space="preserve">ndirect contact </w:t>
      </w:r>
      <w:r w:rsidR="00FE6009">
        <w:rPr>
          <w:lang w:val="en-US"/>
        </w:rPr>
        <w:t xml:space="preserve">techniques </w:t>
      </w:r>
      <w:r w:rsidR="00FE6009" w:rsidRPr="00217F63">
        <w:rPr>
          <w:lang w:val="en-US"/>
        </w:rPr>
        <w:t>include</w:t>
      </w:r>
      <w:r>
        <w:rPr>
          <w:lang w:val="en-US"/>
        </w:rPr>
        <w:t xml:space="preserve"> </w:t>
      </w:r>
      <w:r w:rsidRPr="00217F63">
        <w:rPr>
          <w:lang w:val="en-US"/>
        </w:rPr>
        <w:t>electromagnetic radar detection, laser radar detection, ultrasonic radar detection, thermographic imaging, and video camera imaging</w:t>
      </w:r>
      <w:r>
        <w:rPr>
          <w:lang w:val="en-US"/>
        </w:rPr>
        <w:t xml:space="preserve"> </w:t>
      </w:r>
      <w:r w:rsidRPr="009066EE">
        <w:rPr>
          <w:highlight w:val="yellow"/>
          <w:lang w:val="en-US"/>
        </w:rPr>
        <w:t>[</w:t>
      </w:r>
      <w:r w:rsidR="00DA18FB">
        <w:rPr>
          <w:highlight w:val="yellow"/>
          <w:lang w:val="en-US"/>
        </w:rPr>
        <w:t>15</w:t>
      </w:r>
      <w:r w:rsidRPr="009066EE">
        <w:rPr>
          <w:highlight w:val="yellow"/>
          <w:lang w:val="en-US"/>
        </w:rPr>
        <w:t>]</w:t>
      </w:r>
      <w:r w:rsidRPr="00217F63">
        <w:rPr>
          <w:lang w:val="en-US"/>
        </w:rPr>
        <w:t>.</w:t>
      </w:r>
      <w:r>
        <w:rPr>
          <w:lang w:val="en-US"/>
        </w:rPr>
        <w:t xml:space="preserve"> In this paper, we offer a new solution to measure the breathing rate using conductive rubber. </w:t>
      </w:r>
      <w:r w:rsidRPr="009066EE">
        <w:rPr>
          <w:lang w:val="en-US"/>
        </w:rPr>
        <w:t>Compared with their method our approach is simpler and more economical.</w:t>
      </w:r>
    </w:p>
    <w:p w14:paraId="3A7E2B2D" w14:textId="47545310" w:rsidR="00B046EE" w:rsidRPr="00557E25" w:rsidRDefault="00B046EE" w:rsidP="00E7596C">
      <w:pPr>
        <w:pStyle w:val="a3"/>
        <w:rPr>
          <w:rStyle w:val="aa"/>
          <w:lang w:val="en-CA"/>
        </w:rPr>
      </w:pPr>
      <w:commentRangeStart w:id="7"/>
      <w:r>
        <w:rPr>
          <w:lang w:val="en-US"/>
        </w:rPr>
        <w:t>The</w:t>
      </w:r>
      <w:commentRangeEnd w:id="7"/>
      <w:r w:rsidR="009066EE">
        <w:rPr>
          <w:rStyle w:val="ae"/>
          <w:spacing w:val="0"/>
          <w:lang w:val="en-US" w:eastAsia="en-US"/>
        </w:rPr>
        <w:commentReference w:id="7"/>
      </w:r>
      <w:r>
        <w:rPr>
          <w:lang w:val="en-US"/>
        </w:rPr>
        <w:t xml:space="preserve"> </w:t>
      </w:r>
      <w:r w:rsidR="007175C6">
        <w:rPr>
          <w:lang w:val="en-US"/>
        </w:rPr>
        <w:t xml:space="preserve">recent </w:t>
      </w:r>
      <w:r>
        <w:rPr>
          <w:lang w:val="en-US"/>
        </w:rPr>
        <w:t>advancement of conductive fabric</w:t>
      </w:r>
      <w:r w:rsidR="00DA18FB">
        <w:rPr>
          <w:lang w:val="en-US"/>
        </w:rPr>
        <w:t xml:space="preserve"> [</w:t>
      </w:r>
      <w:r w:rsidR="00CC57DC">
        <w:rPr>
          <w:lang w:val="en-US"/>
        </w:rPr>
        <w:t>16</w:t>
      </w:r>
      <w:r w:rsidR="00DA18FB">
        <w:rPr>
          <w:lang w:val="en-US"/>
        </w:rPr>
        <w:t>]</w:t>
      </w:r>
      <w:r>
        <w:rPr>
          <w:lang w:val="en-US"/>
        </w:rPr>
        <w:t xml:space="preserve"> </w:t>
      </w:r>
      <w:r w:rsidR="008C1D5C">
        <w:rPr>
          <w:lang w:val="en-US"/>
        </w:rPr>
        <w:t>opens</w:t>
      </w:r>
      <w:r>
        <w:rPr>
          <w:lang w:val="en-US"/>
        </w:rPr>
        <w:t xml:space="preserve"> a </w:t>
      </w:r>
      <w:r w:rsidR="002F570C">
        <w:rPr>
          <w:lang w:val="en-US"/>
        </w:rPr>
        <w:t>brand-new</w:t>
      </w:r>
      <w:r>
        <w:rPr>
          <w:lang w:val="en-US"/>
        </w:rPr>
        <w:t xml:space="preserve"> approach to the development of </w:t>
      </w:r>
      <w:r w:rsidRPr="00B046EE">
        <w:rPr>
          <w:lang w:val="en-US"/>
        </w:rPr>
        <w:t>wearable monitoring</w:t>
      </w:r>
      <w:r>
        <w:rPr>
          <w:lang w:val="en-US"/>
        </w:rPr>
        <w:t xml:space="preserve"> devices. </w:t>
      </w:r>
      <w:r w:rsidR="00E92A9A">
        <w:rPr>
          <w:lang w:val="en-US"/>
        </w:rPr>
        <w:t>There are already numerous types of conductive fabric materials available on the market, such as pressure sensitive conductive rubber and metal coated woven</w:t>
      </w:r>
      <w:r w:rsidR="000421B3">
        <w:rPr>
          <w:lang w:val="en-US"/>
        </w:rPr>
        <w:t xml:space="preserve"> fabric that can be constructed as capacitive sensors</w:t>
      </w:r>
      <w:r w:rsidR="00E92A9A">
        <w:rPr>
          <w:lang w:val="en-US"/>
        </w:rPr>
        <w:t xml:space="preserve">. Several applications have already shown their potential in wearable technology. </w:t>
      </w:r>
      <w:r w:rsidR="00B23F06">
        <w:rPr>
          <w:lang w:val="en-US"/>
        </w:rPr>
        <w:t xml:space="preserve">In our case, these fabrics </w:t>
      </w:r>
      <w:r w:rsidR="002F570C">
        <w:rPr>
          <w:lang w:val="en-US"/>
        </w:rPr>
        <w:t xml:space="preserve">can be constructed as </w:t>
      </w:r>
      <w:r w:rsidR="00B51CB9">
        <w:rPr>
          <w:lang w:val="en-US"/>
        </w:rPr>
        <w:t>sensor to capture animal chest movement.</w:t>
      </w:r>
    </w:p>
    <w:p w14:paraId="136C04E9" w14:textId="50CA2CCB" w:rsidR="00B046EE" w:rsidRPr="00B10694" w:rsidRDefault="00B046EE" w:rsidP="00E7596C">
      <w:pPr>
        <w:pStyle w:val="a3"/>
        <w:rPr>
          <w:lang w:val="en-CA"/>
        </w:rPr>
      </w:pPr>
      <w:r>
        <w:rPr>
          <w:rFonts w:hint="eastAsia"/>
          <w:lang w:val="en-US"/>
        </w:rPr>
        <w:t>T</w:t>
      </w:r>
      <w:r>
        <w:rPr>
          <w:lang w:val="en-US"/>
        </w:rPr>
        <w:t>he same technology can be applied in heartbeat monitoring as well</w:t>
      </w:r>
      <w:r w:rsidR="004960F1">
        <w:rPr>
          <w:lang w:val="en-US"/>
        </w:rPr>
        <w:t>. Studies have shown that there is a certain relationship between breath rate and heart rate</w:t>
      </w:r>
      <w:r w:rsidR="009066EE">
        <w:rPr>
          <w:lang w:val="en-US"/>
        </w:rPr>
        <w:t xml:space="preserve"> </w:t>
      </w:r>
      <w:r w:rsidR="009066EE" w:rsidRPr="009066EE">
        <w:rPr>
          <w:highlight w:val="yellow"/>
          <w:lang w:val="en-US"/>
        </w:rPr>
        <w:t>[</w:t>
      </w:r>
      <w:r w:rsidR="008C1D5C">
        <w:rPr>
          <w:highlight w:val="yellow"/>
          <w:lang w:val="en-US"/>
        </w:rPr>
        <w:t>17</w:t>
      </w:r>
      <w:r w:rsidR="009066EE" w:rsidRPr="009066EE">
        <w:rPr>
          <w:highlight w:val="yellow"/>
          <w:lang w:val="en-US"/>
        </w:rPr>
        <w:t>]</w:t>
      </w:r>
      <w:r w:rsidR="004960F1" w:rsidRPr="009066EE">
        <w:rPr>
          <w:highlight w:val="yellow"/>
          <w:lang w:val="en-US"/>
        </w:rPr>
        <w:t>.</w:t>
      </w:r>
      <w:r w:rsidR="00B10694">
        <w:rPr>
          <w:lang w:val="en-US"/>
        </w:rPr>
        <w:t xml:space="preserve"> </w:t>
      </w:r>
      <w:r w:rsidR="009066EE">
        <w:rPr>
          <w:lang w:val="en-US"/>
        </w:rPr>
        <w:t>However</w:t>
      </w:r>
      <w:r w:rsidR="001337A6">
        <w:rPr>
          <w:lang w:val="en-US"/>
        </w:rPr>
        <w:t xml:space="preserve">, </w:t>
      </w:r>
      <w:r w:rsidR="00B10694">
        <w:rPr>
          <w:lang w:val="en-CA"/>
        </w:rPr>
        <w:t xml:space="preserve">there is no quantitative conclusion at this point it is </w:t>
      </w:r>
      <w:r w:rsidR="008C1D5C">
        <w:rPr>
          <w:lang w:val="en-CA"/>
        </w:rPr>
        <w:t>possible</w:t>
      </w:r>
      <w:r w:rsidR="00B10694">
        <w:rPr>
          <w:lang w:val="en-CA"/>
        </w:rPr>
        <w:t xml:space="preserve"> to obtain the heart rate by measuring the breath rate in the future.</w:t>
      </w:r>
    </w:p>
    <w:p w14:paraId="5B6A172F" w14:textId="7465338B" w:rsidR="009303D9" w:rsidRPr="00310642" w:rsidRDefault="00310642" w:rsidP="00E7596C">
      <w:pPr>
        <w:pStyle w:val="a3"/>
        <w:rPr>
          <w:lang w:val="en-US"/>
        </w:rPr>
      </w:pPr>
      <w:r w:rsidRPr="00CD2F53">
        <w:rPr>
          <w:highlight w:val="green"/>
          <w:lang w:val="en-US"/>
        </w:rPr>
        <w:t xml:space="preserve">Our device can really simplify the dog </w:t>
      </w:r>
      <w:r w:rsidR="005A2B12" w:rsidRPr="00CD2F53">
        <w:rPr>
          <w:rFonts w:hint="eastAsia"/>
          <w:highlight w:val="green"/>
          <w:lang w:val="en-US" w:eastAsia="zh-CN"/>
        </w:rPr>
        <w:t>breath</w:t>
      </w:r>
      <w:r w:rsidRPr="00CD2F53">
        <w:rPr>
          <w:highlight w:val="green"/>
          <w:lang w:val="en-US"/>
        </w:rPr>
        <w:t xml:space="preserve"> rate sensing technology making them more affordable and reliable </w:t>
      </w:r>
      <w:r w:rsidR="001337A6" w:rsidRPr="00CD2F53">
        <w:rPr>
          <w:highlight w:val="green"/>
          <w:lang w:val="en-US"/>
        </w:rPr>
        <w:t xml:space="preserve">for </w:t>
      </w:r>
      <w:r w:rsidR="000421B3" w:rsidRPr="00CD2F53">
        <w:rPr>
          <w:highlight w:val="green"/>
          <w:lang w:val="en-US"/>
        </w:rPr>
        <w:t>animal psychological studies</w:t>
      </w:r>
      <w:r w:rsidRPr="00CD2F53">
        <w:rPr>
          <w:highlight w:val="green"/>
          <w:lang w:val="en-US"/>
        </w:rPr>
        <w:t>. The approach towards this project is to measure the brea</w:t>
      </w:r>
      <w:r w:rsidR="00B046EE" w:rsidRPr="00CD2F53">
        <w:rPr>
          <w:highlight w:val="green"/>
          <w:lang w:val="en-US"/>
        </w:rPr>
        <w:t>d</w:t>
      </w:r>
      <w:r w:rsidRPr="00CD2F53">
        <w:rPr>
          <w:highlight w:val="green"/>
          <w:lang w:val="en-US"/>
        </w:rPr>
        <w:t>th rate of a dog which is related to the movement of the dog’s chest. The resistance of the fabric will vary as the dog’s chest stretches the fabric.  Using resistance to voltage convert circuitry, we generate a voltage signal that is correlated with the movement of the dog’s chest. This signal is captured using a microcontroller and then together with the temperature readings from a temperature sensor they will be sent over to a computer wirelessly for further process and analysis. This custom-made sensor-microcontroller device is attached to a dog harness. Finally, in our computer, we would filter out all the noises and measure the number of pulses which represents the breath rate and ultimately heart rate from the signal. The recorded data can be used in analyzing, diagnosing and improving the dog’s health conditions.</w:t>
      </w:r>
    </w:p>
    <w:p w14:paraId="10085186" w14:textId="7FB16890" w:rsidR="009303D9" w:rsidRPr="00CD2F53" w:rsidRDefault="00741BC9" w:rsidP="006B6B66">
      <w:pPr>
        <w:pStyle w:val="1"/>
        <w:rPr>
          <w:highlight w:val="green"/>
        </w:rPr>
      </w:pPr>
      <w:r w:rsidRPr="00CD2F53">
        <w:rPr>
          <w:highlight w:val="green"/>
        </w:rPr>
        <w:lastRenderedPageBreak/>
        <w:drawing>
          <wp:anchor distT="45720" distB="45720" distL="114300" distR="114300" simplePos="0" relativeHeight="251661824" behindDoc="0" locked="0" layoutInCell="1" allowOverlap="1" wp14:anchorId="12E079EF" wp14:editId="7D7763F2">
            <wp:simplePos x="0" y="0"/>
            <wp:positionH relativeFrom="margin">
              <wp:align>right</wp:align>
            </wp:positionH>
            <wp:positionV relativeFrom="paragraph">
              <wp:posOffset>10236</wp:posOffset>
            </wp:positionV>
            <wp:extent cx="3042920" cy="9048750"/>
            <wp:effectExtent l="0" t="0" r="24130" b="19050"/>
            <wp:wrapTopAndBottom/>
            <wp:docPr id="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2920" cy="9048902"/>
                    </a:xfrm>
                    <a:prstGeom prst="rect">
                      <a:avLst/>
                    </a:prstGeom>
                    <a:solidFill>
                      <a:srgbClr val="FFFFFF"/>
                    </a:solidFill>
                    <a:ln w="9525">
                      <a:solidFill>
                        <a:srgbClr val="000000"/>
                      </a:solidFill>
                      <a:miter lim="800%"/>
                      <a:headEnd/>
                      <a:tailEnd/>
                    </a:ln>
                  </wp:spPr>
                  <wp:txbx>
                    <wne:txbxContent>
                      <w:p w14:paraId="187818FE" w14:textId="77777777" w:rsidR="00DE7C41" w:rsidRDefault="00DE7C41" w:rsidP="00E04237"/>
                      <w:p w14:paraId="4CD74EB3" w14:textId="77777777" w:rsidR="00DE7C41" w:rsidRDefault="00DE7C41" w:rsidP="00E04237"/>
                      <w:p w14:paraId="56F8995F" w14:textId="77777777" w:rsidR="00DE7C41" w:rsidRDefault="00DE7C41" w:rsidP="00E04237"/>
                      <w:p w14:paraId="7545CBBD" w14:textId="77777777" w:rsidR="00DE7C41" w:rsidRDefault="00DE7C41" w:rsidP="00E04237"/>
                      <w:p w14:paraId="7A3FC056" w14:textId="11A6141D" w:rsidR="00DE7C41" w:rsidRDefault="00E04237" w:rsidP="00DE7C41">
                        <w:r>
                          <w:rPr>
                            <w:noProof/>
                            <w:lang w:val="en-CA"/>
                          </w:rPr>
                          <w:drawing>
                            <wp:inline distT="0" distB="0" distL="0" distR="0" wp14:anchorId="47B51372" wp14:editId="41DEC30A">
                              <wp:extent cx="2832265" cy="4015709"/>
                              <wp:effectExtent l="0" t="0" r="6350" b="4445"/>
                              <wp:docPr id="12" name="图片 12" descr="图片包含 文字,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Server Logi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376" cy="4088177"/>
                                      </a:xfrm>
                                      <a:prstGeom prst="rect">
                                        <a:avLst/>
                                      </a:prstGeom>
                                    </pic:spPr>
                                  </pic:pic>
                                </a:graphicData>
                              </a:graphic>
                            </wp:inline>
                          </w:drawing>
                        </w:r>
                      </w:p>
                      <w:p w14:paraId="56EC55A1" w14:textId="2F5027BC" w:rsidR="00340D2E" w:rsidRDefault="00340D2E" w:rsidP="00340D2E">
                        <w:pPr>
                          <w:pStyle w:val="figurecaption"/>
                        </w:pPr>
                        <w:r>
                          <w:t>Microcontroller logic</w:t>
                        </w:r>
                      </w:p>
                      <w:p w14:paraId="1BE38787" w14:textId="02D2F5DA" w:rsidR="00DE7C41" w:rsidRDefault="00DE7C41" w:rsidP="00DE7C41">
                        <w:pPr>
                          <w:pStyle w:val="figurecaption"/>
                          <w:numPr>
                            <w:ilvl w:val="0"/>
                            <w:numId w:val="0"/>
                          </w:numPr>
                        </w:pPr>
                      </w:p>
                      <w:p w14:paraId="722E5B53" w14:textId="77777777" w:rsidR="00DE7C41" w:rsidRDefault="00DE7C41" w:rsidP="00DE7C41">
                        <w:pPr>
                          <w:pStyle w:val="figurecaption"/>
                          <w:numPr>
                            <w:ilvl w:val="0"/>
                            <w:numId w:val="0"/>
                          </w:numPr>
                          <w:ind w:start="18pt" w:hanging="18pt"/>
                        </w:pPr>
                      </w:p>
                      <w:p w14:paraId="30684482" w14:textId="5B7B94D8" w:rsidR="00E04237" w:rsidRDefault="00DE7C41" w:rsidP="00340D2E">
                        <w:r>
                          <w:rPr>
                            <w:noProof/>
                          </w:rPr>
                          <w:drawing>
                            <wp:inline distT="0" distB="0" distL="0" distR="0" wp14:anchorId="1D553DD1" wp14:editId="19860446">
                              <wp:extent cx="2851150" cy="2970530"/>
                              <wp:effectExtent l="0" t="0" r="6350" b="1270"/>
                              <wp:docPr id="15"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 name="Client Logic (1).jpg"/>
                                      <pic:cNvPicPr/>
                                    </pic:nvPicPr>
                                    <pic:blipFill>
                                      <a:blip r:embed="rId13">
                                        <a:extLst>
                                          <a:ext uri="{28A0092B-C50C-407E-A947-70E740481C1C}">
                                            <a14:useLocalDpi xmlns:a14="http://schemas.microsoft.com/office/drawing/2010/main" val="0"/>
                                          </a:ext>
                                        </a:extLst>
                                      </a:blip>
                                      <a:stretch>
                                        <a:fillRect/>
                                      </a:stretch>
                                    </pic:blipFill>
                                    <pic:spPr>
                                      <a:xfrm>
                                        <a:off x="0" y="0"/>
                                        <a:ext cx="2851150" cy="2970530"/>
                                      </a:xfrm>
                                      <a:prstGeom prst="rect">
                                        <a:avLst/>
                                      </a:prstGeom>
                                    </pic:spPr>
                                  </pic:pic>
                                </a:graphicData>
                              </a:graphic>
                            </wp:inline>
                          </w:drawing>
                        </w:r>
                      </w:p>
                      <w:p w14:paraId="2C831B7C" w14:textId="01943F61" w:rsidR="00DE7C41" w:rsidRDefault="00DE7C41" w:rsidP="00DE7C41">
                        <w:pPr>
                          <w:pStyle w:val="figurecaption"/>
                        </w:pPr>
                        <w:r>
                          <w:t>MATLAB program logic</w:t>
                        </w:r>
                      </w:p>
                      <w:p w14:paraId="2F09F830" w14:textId="77777777" w:rsidR="00DE7C41" w:rsidRDefault="00DE7C41" w:rsidP="00340D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10642" w:rsidRPr="00CD2F53">
        <w:rPr>
          <w:highlight w:val="green"/>
        </w:rPr>
        <w:t>Design and Construct</w:t>
      </w:r>
    </w:p>
    <w:p w14:paraId="2A2C474A" w14:textId="014DD0C3" w:rsidR="009303D9" w:rsidRPr="00CD2F53" w:rsidRDefault="004F0FC0" w:rsidP="00ED0149">
      <w:pPr>
        <w:pStyle w:val="2"/>
        <w:rPr>
          <w:highlight w:val="green"/>
        </w:rPr>
      </w:pPr>
      <w:r w:rsidRPr="00CD2F53">
        <w:rPr>
          <w:highlight w:val="green"/>
        </w:rPr>
        <w:t>Hardware</w:t>
      </w:r>
    </w:p>
    <w:p w14:paraId="7FB7B1E7" w14:textId="2C814A69" w:rsidR="009303D9" w:rsidRPr="00CD2F53" w:rsidRDefault="00980110" w:rsidP="00E7596C">
      <w:pPr>
        <w:pStyle w:val="a3"/>
        <w:rPr>
          <w:highlight w:val="green"/>
          <w:lang w:val="en-CA"/>
        </w:rPr>
      </w:pPr>
      <w:r w:rsidRPr="00CD2F53">
        <w:rPr>
          <w:highlight w:val="green"/>
          <w:lang w:val="en-CA"/>
        </w:rPr>
        <w:t xml:space="preserve">The device mainly consists of </w:t>
      </w:r>
      <w:r w:rsidR="00B046EE" w:rsidRPr="00CD2F53">
        <w:rPr>
          <w:highlight w:val="green"/>
          <w:lang w:val="en-CA"/>
        </w:rPr>
        <w:t xml:space="preserve">a </w:t>
      </w:r>
      <w:r w:rsidRPr="00CD2F53">
        <w:rPr>
          <w:highlight w:val="green"/>
          <w:lang w:val="en-CA"/>
        </w:rPr>
        <w:t xml:space="preserve">rubber cord stretch sensor, a microcontroller with </w:t>
      </w:r>
      <w:r w:rsidR="00B046EE" w:rsidRPr="00CD2F53">
        <w:rPr>
          <w:highlight w:val="green"/>
          <w:lang w:val="en-CA"/>
        </w:rPr>
        <w:t xml:space="preserve">a </w:t>
      </w:r>
      <w:r w:rsidRPr="00CD2F53">
        <w:rPr>
          <w:highlight w:val="green"/>
          <w:lang w:val="en-CA"/>
        </w:rPr>
        <w:t xml:space="preserve">Wi-Fi module, </w:t>
      </w:r>
      <w:r w:rsidR="009756B0" w:rsidRPr="00CD2F53">
        <w:rPr>
          <w:highlight w:val="green"/>
          <w:lang w:val="en-CA"/>
        </w:rPr>
        <w:t xml:space="preserve">a temperature sensor, </w:t>
      </w:r>
      <w:r w:rsidRPr="00CD2F53">
        <w:rPr>
          <w:highlight w:val="green"/>
          <w:lang w:val="en-CA"/>
        </w:rPr>
        <w:t>a 350mAh battery and a dog harness.</w:t>
      </w:r>
    </w:p>
    <w:p w14:paraId="3CDAA76E" w14:textId="1D172DA2" w:rsidR="00F17415" w:rsidRPr="00CD2F53" w:rsidRDefault="00F17415" w:rsidP="00F17415">
      <w:pPr>
        <w:pStyle w:val="tablehead"/>
        <w:rPr>
          <w:highlight w:val="green"/>
        </w:rPr>
      </w:pPr>
      <w:bookmarkStart w:id="8" w:name="_Hlk31460865"/>
      <w:r w:rsidRPr="00CD2F53">
        <w:rPr>
          <w:rFonts w:hint="eastAsia"/>
          <w:highlight w:val="green"/>
          <w:lang w:eastAsia="zh-CN"/>
        </w:rPr>
        <w:t>List</w:t>
      </w:r>
      <w:r w:rsidRPr="00CD2F53">
        <w:rPr>
          <w:highlight w:val="green"/>
          <w:lang w:val="en-CA"/>
        </w:rPr>
        <w:t xml:space="preserve"> of hardware</w:t>
      </w:r>
    </w:p>
    <w:tbl>
      <w:tblPr>
        <w:tblW w:w="219.9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1140"/>
        <w:gridCol w:w="1985"/>
      </w:tblGrid>
      <w:tr w:rsidR="00F17415" w:rsidRPr="00CD2F53" w14:paraId="4EE24A60" w14:textId="77777777" w:rsidTr="00794731">
        <w:trPr>
          <w:cantSplit/>
          <w:trHeight w:val="240"/>
          <w:tblHeader/>
          <w:jc w:val="center"/>
        </w:trPr>
        <w:tc>
          <w:tcPr>
            <w:tcW w:w="63.65pt" w:type="dxa"/>
            <w:vAlign w:val="center"/>
          </w:tcPr>
          <w:p w14:paraId="00C41C10" w14:textId="2E73CDAD" w:rsidR="00F17415" w:rsidRPr="00CD2F53" w:rsidRDefault="00F17415" w:rsidP="00530259">
            <w:pPr>
              <w:pStyle w:val="tablecolsubhead"/>
              <w:rPr>
                <w:highlight w:val="green"/>
              </w:rPr>
            </w:pPr>
            <w:r w:rsidRPr="00CD2F53">
              <w:rPr>
                <w:highlight w:val="green"/>
              </w:rPr>
              <w:t>Item</w:t>
            </w:r>
          </w:p>
        </w:tc>
        <w:tc>
          <w:tcPr>
            <w:tcW w:w="57pt" w:type="dxa"/>
            <w:vAlign w:val="center"/>
          </w:tcPr>
          <w:p w14:paraId="7E7532ED" w14:textId="7DEB828F" w:rsidR="00F17415" w:rsidRPr="00CD2F53" w:rsidRDefault="00F17415" w:rsidP="00530259">
            <w:pPr>
              <w:pStyle w:val="tablecolsubhead"/>
              <w:rPr>
                <w:highlight w:val="green"/>
              </w:rPr>
            </w:pPr>
            <w:r w:rsidRPr="00CD2F53">
              <w:rPr>
                <w:highlight w:val="green"/>
              </w:rPr>
              <w:t>Name</w:t>
            </w:r>
          </w:p>
        </w:tc>
        <w:tc>
          <w:tcPr>
            <w:tcW w:w="99.25pt" w:type="dxa"/>
            <w:vAlign w:val="center"/>
          </w:tcPr>
          <w:p w14:paraId="712FB93D" w14:textId="21B94C7E" w:rsidR="00F17415" w:rsidRPr="00CD2F53" w:rsidRDefault="00F17415" w:rsidP="00530259">
            <w:pPr>
              <w:pStyle w:val="tablecolsubhead"/>
              <w:rPr>
                <w:highlight w:val="green"/>
              </w:rPr>
            </w:pPr>
            <w:r w:rsidRPr="00CD2F53">
              <w:rPr>
                <w:highlight w:val="green"/>
              </w:rPr>
              <w:t>Spec</w:t>
            </w:r>
          </w:p>
        </w:tc>
      </w:tr>
      <w:tr w:rsidR="00F17415" w:rsidRPr="00CD2F53" w14:paraId="6F7B8E2E" w14:textId="77777777" w:rsidTr="00794731">
        <w:trPr>
          <w:trHeight w:val="320"/>
          <w:jc w:val="center"/>
        </w:trPr>
        <w:tc>
          <w:tcPr>
            <w:tcW w:w="63.65pt" w:type="dxa"/>
            <w:vAlign w:val="center"/>
          </w:tcPr>
          <w:p w14:paraId="37E985A2" w14:textId="6CCF9155" w:rsidR="00F17415" w:rsidRPr="00CD2F53" w:rsidRDefault="00F17415" w:rsidP="00530259">
            <w:pPr>
              <w:pStyle w:val="tablecopy"/>
              <w:rPr>
                <w:highlight w:val="green"/>
              </w:rPr>
            </w:pPr>
            <w:r w:rsidRPr="00CD2F53">
              <w:rPr>
                <w:highlight w:val="green"/>
              </w:rPr>
              <w:t>Stretch sensor</w:t>
            </w:r>
          </w:p>
        </w:tc>
        <w:tc>
          <w:tcPr>
            <w:tcW w:w="57pt" w:type="dxa"/>
            <w:vAlign w:val="center"/>
          </w:tcPr>
          <w:p w14:paraId="5098973C" w14:textId="0BC43DBD" w:rsidR="00794731" w:rsidRPr="00CD2F53" w:rsidRDefault="00794731" w:rsidP="00794731">
            <w:pPr>
              <w:pStyle w:val="tablecopy"/>
              <w:jc w:val="start"/>
              <w:rPr>
                <w:highlight w:val="green"/>
              </w:rPr>
            </w:pPr>
            <w:r w:rsidRPr="00CD2F53">
              <w:rPr>
                <w:highlight w:val="green"/>
              </w:rPr>
              <w:t>Conductive</w:t>
            </w:r>
            <w:r w:rsidRPr="00CD2F53">
              <w:rPr>
                <w:rFonts w:ascii="Lucida Sans Unicode" w:hAnsi="Lucida Sans Unicode" w:cs="Lucida Sans Unicode"/>
                <w:b/>
                <w:bCs/>
                <w:color w:val="000000"/>
                <w:spacing w:val="4"/>
                <w:sz w:val="45"/>
                <w:szCs w:val="45"/>
                <w:highlight w:val="green"/>
              </w:rPr>
              <w:t xml:space="preserve"> </w:t>
            </w:r>
            <w:r w:rsidRPr="00CD2F53">
              <w:rPr>
                <w:highlight w:val="green"/>
              </w:rPr>
              <w:t>Rubber Cord Stretch Sensor (from Adafruit)</w:t>
            </w:r>
          </w:p>
          <w:p w14:paraId="14B863C2" w14:textId="77777777" w:rsidR="00F17415" w:rsidRPr="00CD2F53" w:rsidRDefault="00F17415" w:rsidP="00530259">
            <w:pPr>
              <w:rPr>
                <w:sz w:val="16"/>
                <w:szCs w:val="16"/>
                <w:highlight w:val="green"/>
              </w:rPr>
            </w:pPr>
          </w:p>
        </w:tc>
        <w:tc>
          <w:tcPr>
            <w:tcW w:w="99.25pt" w:type="dxa"/>
            <w:vAlign w:val="center"/>
          </w:tcPr>
          <w:p w14:paraId="00D7BD08" w14:textId="427CF178" w:rsidR="00F17415" w:rsidRPr="00CD2F53" w:rsidRDefault="0047387B" w:rsidP="00794731">
            <w:pPr>
              <w:pStyle w:val="tablecopy"/>
              <w:jc w:val="start"/>
              <w:rPr>
                <w:highlight w:val="green"/>
              </w:rPr>
            </w:pPr>
            <w:r w:rsidRPr="00CD2F53">
              <w:rPr>
                <w:highlight w:val="green"/>
              </w:rPr>
              <w:t>Length: 39 inches</w:t>
            </w:r>
            <w:r w:rsidRPr="00CD2F53">
              <w:rPr>
                <w:highlight w:val="green"/>
              </w:rPr>
              <w:br/>
              <w:t>Diameter: 2mm</w:t>
            </w:r>
            <w:r w:rsidRPr="00CD2F53">
              <w:rPr>
                <w:highlight w:val="green"/>
              </w:rPr>
              <w:br/>
              <w:t>Resistance: 350-400 ohms per inch / 140 - 160 ohms per centimeter</w:t>
            </w:r>
          </w:p>
        </w:tc>
      </w:tr>
      <w:tr w:rsidR="00794731" w:rsidRPr="00CD2F53" w14:paraId="292C39C9" w14:textId="77777777" w:rsidTr="00794731">
        <w:trPr>
          <w:trHeight w:val="320"/>
          <w:jc w:val="center"/>
        </w:trPr>
        <w:tc>
          <w:tcPr>
            <w:tcW w:w="63.65pt" w:type="dxa"/>
            <w:vAlign w:val="center"/>
          </w:tcPr>
          <w:p w14:paraId="04283C4E" w14:textId="7132374F" w:rsidR="00794731" w:rsidRPr="00CD2F53" w:rsidRDefault="00794731" w:rsidP="00530259">
            <w:pPr>
              <w:pStyle w:val="tablecopy"/>
              <w:rPr>
                <w:highlight w:val="green"/>
              </w:rPr>
            </w:pPr>
            <w:r w:rsidRPr="00CD2F53">
              <w:rPr>
                <w:highlight w:val="green"/>
              </w:rPr>
              <w:t>Microcontroller</w:t>
            </w:r>
          </w:p>
        </w:tc>
        <w:tc>
          <w:tcPr>
            <w:tcW w:w="57pt" w:type="dxa"/>
            <w:vAlign w:val="center"/>
          </w:tcPr>
          <w:p w14:paraId="412462A1" w14:textId="562AC37A" w:rsidR="00794731" w:rsidRPr="00CD2F53" w:rsidRDefault="00794731" w:rsidP="00794731">
            <w:pPr>
              <w:pStyle w:val="tablecopy"/>
              <w:jc w:val="start"/>
              <w:rPr>
                <w:highlight w:val="green"/>
              </w:rPr>
            </w:pPr>
            <w:r w:rsidRPr="00CD2F53">
              <w:rPr>
                <w:highlight w:val="green"/>
              </w:rPr>
              <w:t>Adafruit HUZZAH32 – ESP32 Feather Board</w:t>
            </w:r>
          </w:p>
          <w:p w14:paraId="169E3642" w14:textId="77777777" w:rsidR="00794731" w:rsidRPr="00CD2F53" w:rsidRDefault="00794731" w:rsidP="00794731">
            <w:pPr>
              <w:pStyle w:val="tablecopy"/>
              <w:jc w:val="start"/>
              <w:rPr>
                <w:highlight w:val="green"/>
              </w:rPr>
            </w:pPr>
          </w:p>
        </w:tc>
        <w:tc>
          <w:tcPr>
            <w:tcW w:w="99.25pt" w:type="dxa"/>
            <w:vAlign w:val="center"/>
          </w:tcPr>
          <w:p w14:paraId="00865FCC" w14:textId="77777777" w:rsidR="00794731" w:rsidRPr="00CD2F53" w:rsidRDefault="00794731" w:rsidP="00794731">
            <w:pPr>
              <w:pStyle w:val="tablecopy"/>
              <w:jc w:val="start"/>
              <w:rPr>
                <w:highlight w:val="green"/>
              </w:rPr>
            </w:pPr>
            <w:r w:rsidRPr="00CD2F53">
              <w:rPr>
                <w:highlight w:val="green"/>
              </w:rPr>
              <w:t>CPU: 240 MHz dual core Tensilica LX6</w:t>
            </w:r>
          </w:p>
          <w:p w14:paraId="5331E153" w14:textId="1CF5BFE4" w:rsidR="00794731" w:rsidRPr="00CD2F53" w:rsidRDefault="00794731" w:rsidP="00794731">
            <w:pPr>
              <w:pStyle w:val="tablecopy"/>
              <w:jc w:val="start"/>
              <w:rPr>
                <w:highlight w:val="green"/>
              </w:rPr>
            </w:pPr>
            <w:r w:rsidRPr="00CD2F53">
              <w:rPr>
                <w:highlight w:val="green"/>
              </w:rPr>
              <w:t>RAM:</w:t>
            </w:r>
            <w:r w:rsidRPr="00CD2F53">
              <w:rPr>
                <w:rFonts w:ascii="Lucida Sans Unicode" w:hAnsi="Lucida Sans Unicode" w:cs="Lucida Sans Unicode"/>
                <w:color w:val="000000"/>
                <w:spacing w:val="4"/>
                <w:sz w:val="23"/>
                <w:szCs w:val="23"/>
                <w:highlight w:val="green"/>
                <w:shd w:val="clear" w:color="auto" w:fill="FFFFFF"/>
              </w:rPr>
              <w:t xml:space="preserve"> </w:t>
            </w:r>
            <w:r w:rsidRPr="00CD2F53">
              <w:rPr>
                <w:highlight w:val="green"/>
              </w:rPr>
              <w:t xml:space="preserve">520 KB </w:t>
            </w:r>
          </w:p>
          <w:p w14:paraId="30DD35EE" w14:textId="77777777" w:rsidR="00794731" w:rsidRPr="00CD2F53" w:rsidRDefault="00794731" w:rsidP="00794731">
            <w:pPr>
              <w:pStyle w:val="tablecopy"/>
              <w:jc w:val="start"/>
              <w:rPr>
                <w:highlight w:val="green"/>
              </w:rPr>
            </w:pPr>
            <w:r w:rsidRPr="00CD2F53">
              <w:rPr>
                <w:highlight w:val="green"/>
              </w:rPr>
              <w:t xml:space="preserve">Flash menmory: 4MB </w:t>
            </w:r>
          </w:p>
          <w:p w14:paraId="1FA32760" w14:textId="77777777" w:rsidR="00794731" w:rsidRPr="00CD2F53" w:rsidRDefault="00794731" w:rsidP="00794731">
            <w:pPr>
              <w:pStyle w:val="tablecopy"/>
              <w:jc w:val="start"/>
              <w:rPr>
                <w:highlight w:val="green"/>
              </w:rPr>
            </w:pPr>
            <w:r w:rsidRPr="00CD2F53">
              <w:rPr>
                <w:highlight w:val="green"/>
              </w:rPr>
              <w:t>I/O:</w:t>
            </w:r>
          </w:p>
          <w:p w14:paraId="5C8B68CB" w14:textId="77777777" w:rsidR="00794731" w:rsidRPr="00CD2F53" w:rsidRDefault="00794731" w:rsidP="00794731">
            <w:pPr>
              <w:pStyle w:val="tablecopy"/>
              <w:jc w:val="start"/>
              <w:rPr>
                <w:highlight w:val="green"/>
              </w:rPr>
            </w:pPr>
            <w:r w:rsidRPr="00CD2F53">
              <w:rPr>
                <w:highlight w:val="green"/>
              </w:rPr>
              <w:t>3 x UARTs</w:t>
            </w:r>
          </w:p>
          <w:p w14:paraId="0C9FA015" w14:textId="77777777" w:rsidR="00794731" w:rsidRPr="00CD2F53" w:rsidRDefault="00794731" w:rsidP="00794731">
            <w:pPr>
              <w:pStyle w:val="tablecopy"/>
              <w:jc w:val="start"/>
              <w:rPr>
                <w:highlight w:val="green"/>
              </w:rPr>
            </w:pPr>
            <w:r w:rsidRPr="00CD2F53">
              <w:rPr>
                <w:highlight w:val="green"/>
              </w:rPr>
              <w:t>3 x SPI</w:t>
            </w:r>
          </w:p>
          <w:p w14:paraId="38B4729E" w14:textId="77777777" w:rsidR="00794731" w:rsidRPr="00CD2F53" w:rsidRDefault="00794731" w:rsidP="00794731">
            <w:pPr>
              <w:pStyle w:val="tablecopy"/>
              <w:jc w:val="start"/>
              <w:rPr>
                <w:highlight w:val="green"/>
              </w:rPr>
            </w:pPr>
            <w:r w:rsidRPr="00CD2F53">
              <w:rPr>
                <w:highlight w:val="green"/>
              </w:rPr>
              <w:t>2 x I2C</w:t>
            </w:r>
          </w:p>
          <w:p w14:paraId="478DF87F" w14:textId="77777777" w:rsidR="00794731" w:rsidRPr="00CD2F53" w:rsidRDefault="00794731" w:rsidP="00794731">
            <w:pPr>
              <w:pStyle w:val="tablecopy"/>
              <w:jc w:val="start"/>
              <w:rPr>
                <w:highlight w:val="green"/>
              </w:rPr>
            </w:pPr>
            <w:r w:rsidRPr="00CD2F53">
              <w:rPr>
                <w:highlight w:val="green"/>
              </w:rPr>
              <w:t>12 x ADC</w:t>
            </w:r>
          </w:p>
          <w:p w14:paraId="041153A4" w14:textId="77777777" w:rsidR="00794731" w:rsidRPr="00CD2F53" w:rsidRDefault="00794731" w:rsidP="00794731">
            <w:pPr>
              <w:pStyle w:val="tablecopy"/>
              <w:jc w:val="start"/>
              <w:rPr>
                <w:highlight w:val="green"/>
              </w:rPr>
            </w:pPr>
            <w:r w:rsidRPr="00CD2F53">
              <w:rPr>
                <w:highlight w:val="green"/>
              </w:rPr>
              <w:t>2 x DAC</w:t>
            </w:r>
          </w:p>
          <w:p w14:paraId="27D327A0" w14:textId="77777777" w:rsidR="00794731" w:rsidRPr="00CD2F53" w:rsidRDefault="00794731" w:rsidP="00794731">
            <w:pPr>
              <w:pStyle w:val="tablecopy"/>
              <w:jc w:val="start"/>
              <w:rPr>
                <w:highlight w:val="green"/>
              </w:rPr>
            </w:pPr>
            <w:r w:rsidRPr="00CD2F53">
              <w:rPr>
                <w:highlight w:val="green"/>
              </w:rPr>
              <w:t>2 x I2S</w:t>
            </w:r>
          </w:p>
          <w:p w14:paraId="03E8731F" w14:textId="77777777" w:rsidR="00794731" w:rsidRPr="00CD2F53" w:rsidRDefault="00794731" w:rsidP="00794731">
            <w:pPr>
              <w:pStyle w:val="tablecopy"/>
              <w:jc w:val="start"/>
              <w:rPr>
                <w:highlight w:val="green"/>
              </w:rPr>
            </w:pPr>
            <w:r w:rsidRPr="00CD2F53">
              <w:rPr>
                <w:highlight w:val="green"/>
              </w:rPr>
              <w:t>802.11b/g/n HT40 Wi-Fi</w:t>
            </w:r>
          </w:p>
          <w:p w14:paraId="4E94451D" w14:textId="77C74C9C" w:rsidR="00794731" w:rsidRPr="00CD2F53" w:rsidRDefault="00794731" w:rsidP="00794731">
            <w:pPr>
              <w:pStyle w:val="tablecopy"/>
              <w:jc w:val="start"/>
              <w:rPr>
                <w:highlight w:val="green"/>
              </w:rPr>
            </w:pPr>
            <w:r w:rsidRPr="00CD2F53">
              <w:rPr>
                <w:highlight w:val="green"/>
              </w:rPr>
              <w:t>Bluetooth (classic and BLE)</w:t>
            </w:r>
          </w:p>
        </w:tc>
      </w:tr>
      <w:tr w:rsidR="00F07712" w:rsidRPr="00CD2F53" w14:paraId="0639C4C0" w14:textId="77777777" w:rsidTr="00794731">
        <w:trPr>
          <w:trHeight w:val="320"/>
          <w:jc w:val="center"/>
        </w:trPr>
        <w:tc>
          <w:tcPr>
            <w:tcW w:w="63.65pt" w:type="dxa"/>
            <w:vAlign w:val="center"/>
          </w:tcPr>
          <w:p w14:paraId="6D46CBFA" w14:textId="27B56690" w:rsidR="00F07712" w:rsidRPr="00CD2F53" w:rsidRDefault="00F07712" w:rsidP="00530259">
            <w:pPr>
              <w:pStyle w:val="tablecopy"/>
              <w:rPr>
                <w:highlight w:val="green"/>
              </w:rPr>
            </w:pPr>
            <w:r w:rsidRPr="00CD2F53">
              <w:rPr>
                <w:highlight w:val="green"/>
              </w:rPr>
              <w:t>Temperature sensor</w:t>
            </w:r>
          </w:p>
        </w:tc>
        <w:tc>
          <w:tcPr>
            <w:tcW w:w="57pt" w:type="dxa"/>
            <w:vAlign w:val="center"/>
          </w:tcPr>
          <w:p w14:paraId="500C350C" w14:textId="4BB0634A" w:rsidR="00F07712" w:rsidRPr="00CD2F53" w:rsidRDefault="00F07712" w:rsidP="00794731">
            <w:pPr>
              <w:pStyle w:val="tablecopy"/>
              <w:jc w:val="start"/>
              <w:rPr>
                <w:highlight w:val="green"/>
              </w:rPr>
            </w:pPr>
            <w:r w:rsidRPr="00CD2F53">
              <w:rPr>
                <w:highlight w:val="green"/>
              </w:rPr>
              <w:t>DS18B20</w:t>
            </w:r>
            <w:r w:rsidR="00B1303C" w:rsidRPr="00CD2F53">
              <w:rPr>
                <w:highlight w:val="green"/>
              </w:rPr>
              <w:t>[7]</w:t>
            </w:r>
          </w:p>
        </w:tc>
        <w:tc>
          <w:tcPr>
            <w:tcW w:w="99.25pt" w:type="dxa"/>
            <w:vAlign w:val="center"/>
          </w:tcPr>
          <w:p w14:paraId="13D15BC1" w14:textId="4BE77C5D" w:rsidR="00F07712" w:rsidRPr="00CD2F53" w:rsidRDefault="00F07712" w:rsidP="00F07712">
            <w:pPr>
              <w:pStyle w:val="tablecopy"/>
              <w:jc w:val="start"/>
              <w:rPr>
                <w:highlight w:val="green"/>
              </w:rPr>
            </w:pPr>
            <w:r w:rsidRPr="00CD2F53">
              <w:rPr>
                <w:highlight w:val="green"/>
              </w:rPr>
              <w:t xml:space="preserve">Temperature range: -55 to 125°C </w:t>
            </w:r>
          </w:p>
          <w:p w14:paraId="61B9A9CB" w14:textId="61CCE2A2" w:rsidR="00F07712" w:rsidRPr="00CD2F53" w:rsidRDefault="00F07712" w:rsidP="00F07712">
            <w:pPr>
              <w:shd w:val="clear" w:color="auto" w:fill="FFFFFF"/>
              <w:jc w:val="start"/>
              <w:rPr>
                <w:noProof/>
                <w:sz w:val="16"/>
                <w:szCs w:val="16"/>
                <w:highlight w:val="green"/>
              </w:rPr>
            </w:pPr>
            <w:r w:rsidRPr="00CD2F53">
              <w:rPr>
                <w:noProof/>
                <w:sz w:val="16"/>
                <w:szCs w:val="16"/>
                <w:highlight w:val="green"/>
              </w:rPr>
              <w:t xml:space="preserve">Resolution: 9 to 12 bit </w:t>
            </w:r>
          </w:p>
          <w:p w14:paraId="2AB3B0CE" w14:textId="4091843A" w:rsidR="00F07712" w:rsidRPr="00CD2F53" w:rsidRDefault="00F07712" w:rsidP="00F07712">
            <w:pPr>
              <w:shd w:val="clear" w:color="auto" w:fill="FFFFFF"/>
              <w:jc w:val="start"/>
              <w:rPr>
                <w:rFonts w:ascii="Lucida Sans Unicode" w:eastAsia="Times New Roman" w:hAnsi="Lucida Sans Unicode" w:cs="Lucida Sans Unicode"/>
                <w:color w:val="000000"/>
                <w:spacing w:val="4"/>
                <w:sz w:val="23"/>
                <w:szCs w:val="23"/>
                <w:highlight w:val="green"/>
                <w:lang w:val="en-CA" w:eastAsia="zh-CN"/>
              </w:rPr>
            </w:pPr>
            <w:r w:rsidRPr="00CD2F53">
              <w:rPr>
                <w:noProof/>
                <w:sz w:val="16"/>
                <w:szCs w:val="16"/>
                <w:highlight w:val="green"/>
              </w:rPr>
              <w:t xml:space="preserve">Interface: 1-Wire interface </w:t>
            </w:r>
          </w:p>
          <w:p w14:paraId="7F5BF7AE" w14:textId="77777777" w:rsidR="00F07712" w:rsidRPr="00CD2F53" w:rsidRDefault="00F07712" w:rsidP="00794731">
            <w:pPr>
              <w:pStyle w:val="tablecopy"/>
              <w:jc w:val="start"/>
              <w:rPr>
                <w:highlight w:val="green"/>
                <w:lang w:val="en-CA"/>
              </w:rPr>
            </w:pPr>
          </w:p>
        </w:tc>
      </w:tr>
      <w:tr w:rsidR="00F07712" w:rsidRPr="00CD2F53" w14:paraId="72767088" w14:textId="77777777" w:rsidTr="00794731">
        <w:trPr>
          <w:trHeight w:val="320"/>
          <w:jc w:val="center"/>
        </w:trPr>
        <w:tc>
          <w:tcPr>
            <w:tcW w:w="63.65pt" w:type="dxa"/>
            <w:vAlign w:val="center"/>
          </w:tcPr>
          <w:p w14:paraId="7CD9D180" w14:textId="143B218B" w:rsidR="00F07712" w:rsidRPr="00CD2F53" w:rsidRDefault="00F07712" w:rsidP="00530259">
            <w:pPr>
              <w:pStyle w:val="tablecopy"/>
              <w:rPr>
                <w:highlight w:val="green"/>
              </w:rPr>
            </w:pPr>
            <w:r w:rsidRPr="00CD2F53">
              <w:rPr>
                <w:highlight w:val="green"/>
              </w:rPr>
              <w:t>Battery</w:t>
            </w:r>
          </w:p>
        </w:tc>
        <w:tc>
          <w:tcPr>
            <w:tcW w:w="57pt" w:type="dxa"/>
            <w:vAlign w:val="center"/>
          </w:tcPr>
          <w:p w14:paraId="6812CEB9" w14:textId="04B62E62" w:rsidR="00F07712" w:rsidRPr="00CD2F53" w:rsidRDefault="00F07712" w:rsidP="00F07712">
            <w:pPr>
              <w:pStyle w:val="tablecopy"/>
              <w:jc w:val="start"/>
              <w:rPr>
                <w:highlight w:val="green"/>
              </w:rPr>
            </w:pPr>
            <w:r w:rsidRPr="00CD2F53">
              <w:rPr>
                <w:highlight w:val="green"/>
              </w:rPr>
              <w:t>Lithium Ion Polymer Battery</w:t>
            </w:r>
            <w:r w:rsidR="00B1303C" w:rsidRPr="00CD2F53">
              <w:rPr>
                <w:highlight w:val="green"/>
              </w:rPr>
              <w:t>[8]</w:t>
            </w:r>
          </w:p>
          <w:p w14:paraId="4B470E5D" w14:textId="77777777" w:rsidR="00F07712" w:rsidRPr="00CD2F53" w:rsidRDefault="00F07712" w:rsidP="00794731">
            <w:pPr>
              <w:pStyle w:val="tablecopy"/>
              <w:jc w:val="start"/>
              <w:rPr>
                <w:highlight w:val="green"/>
              </w:rPr>
            </w:pPr>
          </w:p>
        </w:tc>
        <w:tc>
          <w:tcPr>
            <w:tcW w:w="99.25pt" w:type="dxa"/>
            <w:vAlign w:val="center"/>
          </w:tcPr>
          <w:p w14:paraId="0E65AAF9" w14:textId="77777777" w:rsidR="00F07712" w:rsidRPr="00CD2F53" w:rsidRDefault="00F07712" w:rsidP="00F07712">
            <w:pPr>
              <w:pStyle w:val="tablecopy"/>
              <w:jc w:val="start"/>
              <w:rPr>
                <w:highlight w:val="green"/>
              </w:rPr>
            </w:pPr>
            <w:r w:rsidRPr="00CD2F53">
              <w:rPr>
                <w:highlight w:val="green"/>
              </w:rPr>
              <w:t>Weight: 7.9g</w:t>
            </w:r>
          </w:p>
          <w:p w14:paraId="6D5CD55E" w14:textId="73C2EB67" w:rsidR="00F07712" w:rsidRPr="00CD2F53" w:rsidRDefault="00F07712" w:rsidP="00F07712">
            <w:pPr>
              <w:pStyle w:val="tablecopy"/>
              <w:jc w:val="start"/>
              <w:rPr>
                <w:highlight w:val="green"/>
              </w:rPr>
            </w:pPr>
            <w:r w:rsidRPr="00CD2F53">
              <w:rPr>
                <w:highlight w:val="green"/>
              </w:rPr>
              <w:t xml:space="preserve">Dimensions: 36mm x 20mm x 5.6mm </w:t>
            </w:r>
          </w:p>
          <w:p w14:paraId="46C79E01" w14:textId="77777777" w:rsidR="00F07712" w:rsidRPr="00CD2F53" w:rsidRDefault="00F07712" w:rsidP="00F07712">
            <w:pPr>
              <w:pStyle w:val="tablecopy"/>
              <w:jc w:val="start"/>
              <w:rPr>
                <w:rFonts w:ascii="Lucida Sans Unicode" w:eastAsia="Times New Roman" w:hAnsi="Lucida Sans Unicode" w:cs="Lucida Sans Unicode"/>
                <w:color w:val="000000"/>
                <w:spacing w:val="4"/>
                <w:sz w:val="23"/>
                <w:szCs w:val="23"/>
                <w:highlight w:val="green"/>
                <w:lang w:val="en-CA" w:eastAsia="zh-CN"/>
              </w:rPr>
            </w:pPr>
            <w:r w:rsidRPr="00CD2F53">
              <w:rPr>
                <w:highlight w:val="green"/>
              </w:rPr>
              <w:t>Output: 350mAh at 3.7V nominal</w:t>
            </w:r>
            <w:r w:rsidRPr="00CD2F53">
              <w:rPr>
                <w:rFonts w:ascii="Lucida Sans Unicode" w:eastAsia="Times New Roman" w:hAnsi="Lucida Sans Unicode" w:cs="Lucida Sans Unicode"/>
                <w:color w:val="000000"/>
                <w:spacing w:val="4"/>
                <w:sz w:val="23"/>
                <w:szCs w:val="23"/>
                <w:highlight w:val="green"/>
                <w:lang w:val="en-CA" w:eastAsia="zh-CN"/>
              </w:rPr>
              <w:t>​</w:t>
            </w:r>
          </w:p>
          <w:p w14:paraId="7FFEF127" w14:textId="77777777" w:rsidR="00F07712" w:rsidRPr="00CD2F53" w:rsidRDefault="00F07712" w:rsidP="00F07712">
            <w:pPr>
              <w:pStyle w:val="tablecopy"/>
              <w:jc w:val="start"/>
              <w:rPr>
                <w:highlight w:val="green"/>
                <w:lang w:val="en-CA"/>
              </w:rPr>
            </w:pPr>
          </w:p>
        </w:tc>
      </w:tr>
      <w:tr w:rsidR="0056108A" w:rsidRPr="00CD2F53" w14:paraId="1CFFCECC" w14:textId="77777777" w:rsidTr="00FA7799">
        <w:trPr>
          <w:trHeight w:val="1229"/>
          <w:jc w:val="center"/>
        </w:trPr>
        <w:tc>
          <w:tcPr>
            <w:tcW w:w="63.65pt" w:type="dxa"/>
            <w:vAlign w:val="center"/>
          </w:tcPr>
          <w:p w14:paraId="52787CE1" w14:textId="20F15AA0" w:rsidR="0056108A" w:rsidRPr="00CD2F53" w:rsidRDefault="0056108A" w:rsidP="00530259">
            <w:pPr>
              <w:pStyle w:val="tablecopy"/>
              <w:rPr>
                <w:highlight w:val="green"/>
              </w:rPr>
            </w:pPr>
            <w:r w:rsidRPr="00CD2F53">
              <w:rPr>
                <w:highlight w:val="green"/>
              </w:rPr>
              <w:t>Misc</w:t>
            </w:r>
          </w:p>
        </w:tc>
        <w:tc>
          <w:tcPr>
            <w:tcW w:w="57pt" w:type="dxa"/>
            <w:vAlign w:val="center"/>
          </w:tcPr>
          <w:p w14:paraId="070E02A8" w14:textId="3D0B785D" w:rsidR="0056108A" w:rsidRPr="00CD2F53" w:rsidRDefault="0056108A" w:rsidP="00F07712">
            <w:pPr>
              <w:pStyle w:val="tablecopy"/>
              <w:jc w:val="start"/>
              <w:rPr>
                <w:highlight w:val="green"/>
              </w:rPr>
            </w:pPr>
            <w:r w:rsidRPr="00CD2F53">
              <w:rPr>
                <w:highlight w:val="green"/>
              </w:rPr>
              <w:t>3D printed container case,</w:t>
            </w:r>
          </w:p>
          <w:p w14:paraId="735BA13F" w14:textId="0147DD8F" w:rsidR="0056108A" w:rsidRPr="00CD2F53" w:rsidRDefault="0056108A" w:rsidP="00F07712">
            <w:pPr>
              <w:pStyle w:val="tablecopy"/>
              <w:jc w:val="start"/>
              <w:rPr>
                <w:highlight w:val="green"/>
              </w:rPr>
            </w:pPr>
            <w:r w:rsidRPr="00CD2F53">
              <w:rPr>
                <w:highlight w:val="green"/>
              </w:rPr>
              <w:t>Dog harness</w:t>
            </w:r>
          </w:p>
        </w:tc>
        <w:tc>
          <w:tcPr>
            <w:tcW w:w="99.25pt" w:type="dxa"/>
            <w:vAlign w:val="center"/>
          </w:tcPr>
          <w:p w14:paraId="1D45E21A" w14:textId="77777777" w:rsidR="0056108A" w:rsidRPr="00CD2F53" w:rsidRDefault="0056108A" w:rsidP="00F07712">
            <w:pPr>
              <w:pStyle w:val="tablecopy"/>
              <w:jc w:val="start"/>
              <w:rPr>
                <w:highlight w:val="green"/>
              </w:rPr>
            </w:pPr>
          </w:p>
        </w:tc>
      </w:tr>
      <w:bookmarkEnd w:id="8"/>
    </w:tbl>
    <w:p w14:paraId="78D7119E" w14:textId="77777777" w:rsidR="00EB2F9F" w:rsidRPr="00CD2F53" w:rsidRDefault="00EB2F9F" w:rsidP="00812ACE">
      <w:pPr>
        <w:pStyle w:val="a3"/>
        <w:rPr>
          <w:highlight w:val="green"/>
          <w:lang w:val="en-CA" w:eastAsia="zh-CN"/>
        </w:rPr>
      </w:pPr>
    </w:p>
    <w:p w14:paraId="22F5DE7D" w14:textId="336AFDBC" w:rsidR="00812ACE" w:rsidRPr="00CD2F53" w:rsidRDefault="00812ACE" w:rsidP="00812ACE">
      <w:pPr>
        <w:pStyle w:val="a3"/>
        <w:rPr>
          <w:highlight w:val="green"/>
          <w:lang w:val="en-CA" w:eastAsia="zh-CN"/>
        </w:rPr>
      </w:pPr>
      <w:r w:rsidRPr="00CD2F53">
        <w:rPr>
          <w:highlight w:val="green"/>
          <w:lang w:val="en-CA" w:eastAsia="zh-CN"/>
        </w:rPr>
        <w:t xml:space="preserve">The stretch sensor mainly facilitates the function of capturing the dog’s chest movement. We selected ESP32 as our microcontroller mainly because of it’s abundant I/O and wireless options. Such that it gives us plenty of implementation options. </w:t>
      </w:r>
      <w:r w:rsidR="00DA55FA" w:rsidRPr="00CD2F53">
        <w:rPr>
          <w:highlight w:val="green"/>
          <w:lang w:val="en-CA" w:eastAsia="zh-CN"/>
        </w:rPr>
        <w:t xml:space="preserve">In the final version of the device we used an ADC </w:t>
      </w:r>
      <w:r w:rsidR="00437F20" w:rsidRPr="00CD2F53">
        <w:rPr>
          <w:highlight w:val="green"/>
          <w:lang w:val="en-CA" w:eastAsia="zh-CN"/>
        </w:rPr>
        <w:t xml:space="preserve">on pin A3 </w:t>
      </w:r>
      <w:r w:rsidR="00DA55FA" w:rsidRPr="00CD2F53">
        <w:rPr>
          <w:highlight w:val="green"/>
          <w:lang w:val="en-CA" w:eastAsia="zh-CN"/>
        </w:rPr>
        <w:t xml:space="preserve">for the stretch sensor </w:t>
      </w:r>
      <w:r w:rsidR="0056108A" w:rsidRPr="00CD2F53">
        <w:rPr>
          <w:highlight w:val="green"/>
          <w:lang w:val="en-CA" w:eastAsia="zh-CN"/>
        </w:rPr>
        <w:t>and a</w:t>
      </w:r>
      <w:r w:rsidR="00DA55FA" w:rsidRPr="00CD2F53">
        <w:rPr>
          <w:highlight w:val="green"/>
          <w:lang w:val="en-CA" w:eastAsia="zh-CN"/>
        </w:rPr>
        <w:t xml:space="preserve"> digital pin</w:t>
      </w:r>
      <w:r w:rsidR="00437F20" w:rsidRPr="00CD2F53">
        <w:rPr>
          <w:highlight w:val="green"/>
          <w:lang w:val="en-CA" w:eastAsia="zh-CN"/>
        </w:rPr>
        <w:t xml:space="preserve"> A0</w:t>
      </w:r>
      <w:r w:rsidR="00DA55FA" w:rsidRPr="00CD2F53">
        <w:rPr>
          <w:highlight w:val="green"/>
          <w:lang w:val="en-CA" w:eastAsia="zh-CN"/>
        </w:rPr>
        <w:t xml:space="preserve"> for one wire interface of the temperature sensor. </w:t>
      </w:r>
      <w:r w:rsidR="00EB2F9F" w:rsidRPr="00CD2F53">
        <w:rPr>
          <w:highlight w:val="green"/>
          <w:lang w:val="en-CA" w:eastAsia="zh-CN"/>
        </w:rPr>
        <w:t xml:space="preserve">The battery was selected mainly based on its dimension, so that it can be fit into the 3D printed case. While under the dimension limit we choose the battery with the largest capacity. </w:t>
      </w:r>
      <w:r w:rsidR="0056108A" w:rsidRPr="00CD2F53">
        <w:rPr>
          <w:highlight w:val="green"/>
          <w:lang w:val="en-CA" w:eastAsia="zh-CN"/>
        </w:rPr>
        <w:t xml:space="preserve">The 3D printed container case </w:t>
      </w:r>
      <w:r w:rsidR="00EB2F9F" w:rsidRPr="00CD2F53">
        <w:rPr>
          <w:highlight w:val="green"/>
          <w:lang w:val="en-CA" w:eastAsia="zh-CN"/>
        </w:rPr>
        <w:t>was</w:t>
      </w:r>
      <w:r w:rsidR="0056108A" w:rsidRPr="00CD2F53">
        <w:rPr>
          <w:highlight w:val="green"/>
          <w:lang w:val="en-CA" w:eastAsia="zh-CN"/>
        </w:rPr>
        <w:t xml:space="preserve"> used to house the device and </w:t>
      </w:r>
      <w:r w:rsidR="00EB2F9F" w:rsidRPr="00CD2F53">
        <w:rPr>
          <w:highlight w:val="green"/>
          <w:lang w:val="en-CA" w:eastAsia="zh-CN"/>
        </w:rPr>
        <w:t>fix it on</w:t>
      </w:r>
      <w:r w:rsidR="0056108A" w:rsidRPr="00CD2F53">
        <w:rPr>
          <w:highlight w:val="green"/>
          <w:lang w:val="en-CA" w:eastAsia="zh-CN"/>
        </w:rPr>
        <w:t xml:space="preserve"> the dog harness</w:t>
      </w:r>
      <w:r w:rsidR="00EB2F9F" w:rsidRPr="00CD2F53">
        <w:rPr>
          <w:highlight w:val="green"/>
          <w:lang w:val="en-CA" w:eastAsia="zh-CN"/>
        </w:rPr>
        <w:t xml:space="preserve">, and the dog harness allow us to mount the whole device on the dog. </w:t>
      </w:r>
      <w:r w:rsidR="00FA7799" w:rsidRPr="00CD2F53">
        <w:rPr>
          <w:highlight w:val="green"/>
          <w:lang w:val="en-CA" w:eastAsia="zh-CN"/>
        </w:rPr>
        <w:t xml:space="preserve">The temperature sensor </w:t>
      </w:r>
      <w:r w:rsidR="00B1303C" w:rsidRPr="00CD2F53">
        <w:rPr>
          <w:highlight w:val="green"/>
          <w:lang w:val="en-CA" w:eastAsia="zh-CN"/>
        </w:rPr>
        <w:t xml:space="preserve">DS18B20 </w:t>
      </w:r>
      <w:r w:rsidR="00FA7799" w:rsidRPr="00CD2F53">
        <w:rPr>
          <w:highlight w:val="green"/>
          <w:lang w:val="en-CA" w:eastAsia="zh-CN"/>
        </w:rPr>
        <w:t>was added on as an auxiliary function to get a comprehensive study on the test subject.</w:t>
      </w:r>
    </w:p>
    <w:p w14:paraId="3466BC3C" w14:textId="219BB72A" w:rsidR="00980110" w:rsidRPr="00CD2F53" w:rsidRDefault="003E3486" w:rsidP="00E7596C">
      <w:pPr>
        <w:pStyle w:val="a3"/>
        <w:rPr>
          <w:highlight w:val="green"/>
          <w:lang w:val="en-CA"/>
        </w:rPr>
      </w:pPr>
      <w:r w:rsidRPr="00CD2F53">
        <w:rPr>
          <w:noProof/>
          <w:highlight w:val="green"/>
        </w:rPr>
        <w:lastRenderedPageBreak/>
        <w:drawing>
          <wp:anchor distT="45720" distB="45720" distL="114300" distR="114300" simplePos="0" relativeHeight="251659776" behindDoc="0" locked="0" layoutInCell="1" allowOverlap="1" wp14:anchorId="53F4B1AE" wp14:editId="0E5E6E39">
            <wp:simplePos x="0" y="0"/>
            <wp:positionH relativeFrom="column">
              <wp:align>right</wp:align>
            </wp:positionH>
            <wp:positionV relativeFrom="paragraph">
              <wp:posOffset>618</wp:posOffset>
            </wp:positionV>
            <wp:extent cx="3057525" cy="2706370"/>
            <wp:effectExtent l="0" t="0" r="28575" b="17780"/>
            <wp:wrapTopAndBottom/>
            <wp:docPr id="21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2706370"/>
                    </a:xfrm>
                    <a:prstGeom prst="rect">
                      <a:avLst/>
                    </a:prstGeom>
                    <a:solidFill>
                      <a:srgbClr val="FFFFFF"/>
                    </a:solidFill>
                    <a:ln w="9525">
                      <a:solidFill>
                        <a:srgbClr val="000000"/>
                      </a:solidFill>
                      <a:miter lim="800%"/>
                      <a:headEnd/>
                      <a:tailEnd/>
                    </a:ln>
                  </wp:spPr>
                  <wp:txbx>
                    <wne:txbxContent>
                      <w:p w14:paraId="74AAE4D4" w14:textId="48847B5A" w:rsidR="00E04237" w:rsidRDefault="00E04237">
                        <w:r>
                          <w:rPr>
                            <w:noProof/>
                            <w:lang w:val="en-CA"/>
                          </w:rPr>
                          <w:drawing>
                            <wp:inline distT="0" distB="0" distL="0" distR="0" wp14:anchorId="3BC31301" wp14:editId="252FD964">
                              <wp:extent cx="2882188" cy="2407437"/>
                              <wp:effectExtent l="0" t="0" r="0" b="0"/>
                              <wp:docPr id="16" name="图片 16" descr="图片包含 文字&#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hardwares.JPG"/>
                                      <pic:cNvPicPr/>
                                    </pic:nvPicPr>
                                    <pic:blipFill>
                                      <a:blip r:embed="rId14">
                                        <a:extLst>
                                          <a:ext uri="{28A0092B-C50C-407E-A947-70E740481C1C}">
                                            <a14:useLocalDpi xmlns:a14="http://schemas.microsoft.com/office/drawing/2010/main" val="0"/>
                                          </a:ext>
                                        </a:extLst>
                                      </a:blip>
                                      <a:stretch>
                                        <a:fillRect/>
                                      </a:stretch>
                                    </pic:blipFill>
                                    <pic:spPr>
                                      <a:xfrm>
                                        <a:off x="0" y="0"/>
                                        <a:ext cx="2911925" cy="2432276"/>
                                      </a:xfrm>
                                      <a:prstGeom prst="rect">
                                        <a:avLst/>
                                      </a:prstGeom>
                                    </pic:spPr>
                                  </pic:pic>
                                </a:graphicData>
                              </a:graphic>
                            </wp:inline>
                          </w:drawing>
                        </w:r>
                      </w:p>
                      <w:p w14:paraId="1693BAA1" w14:textId="688618B3" w:rsidR="00340D2E" w:rsidRDefault="00340D2E" w:rsidP="00EB6BBC">
                        <w:pPr>
                          <w:pStyle w:val="figurecaption"/>
                        </w:pPr>
                        <w:r>
                          <w:t>Hardware setup</w:t>
                        </w:r>
                      </w:p>
                      <w:p w14:paraId="1D7D0E87" w14:textId="408A5961" w:rsidR="00E04237" w:rsidRDefault="00E04237" w:rsidP="00340D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980110" w:rsidRPr="00CD2F53">
        <w:rPr>
          <w:highlight w:val="green"/>
          <w:lang w:val="en-CA"/>
        </w:rPr>
        <w:t>The stretch sensor will be tightly wrapped around the test subject’s chest and capture the expansion and contra</w:t>
      </w:r>
      <w:r w:rsidR="00B046EE" w:rsidRPr="00CD2F53">
        <w:rPr>
          <w:highlight w:val="green"/>
          <w:lang w:val="en-CA"/>
        </w:rPr>
        <w:t>c</w:t>
      </w:r>
      <w:r w:rsidR="00980110" w:rsidRPr="00CD2F53">
        <w:rPr>
          <w:highlight w:val="green"/>
          <w:lang w:val="en-CA"/>
        </w:rPr>
        <w:t xml:space="preserve">tion movement as </w:t>
      </w:r>
      <w:r w:rsidR="00B046EE" w:rsidRPr="00CD2F53">
        <w:rPr>
          <w:highlight w:val="green"/>
          <w:lang w:val="en-CA"/>
        </w:rPr>
        <w:t xml:space="preserve">an </w:t>
      </w:r>
      <w:r w:rsidR="00980110" w:rsidRPr="00CD2F53">
        <w:rPr>
          <w:highlight w:val="green"/>
          <w:lang w:val="en-CA"/>
        </w:rPr>
        <w:t>electric signal which will then be sent to the microcontroller</w:t>
      </w:r>
      <w:r w:rsidR="00D31B01" w:rsidRPr="00CD2F53">
        <w:rPr>
          <w:highlight w:val="green"/>
          <w:lang w:val="en-CA"/>
        </w:rPr>
        <w:t xml:space="preserve"> through pin A3. </w:t>
      </w:r>
      <w:r w:rsidR="00980110" w:rsidRPr="00CD2F53">
        <w:rPr>
          <w:highlight w:val="green"/>
          <w:lang w:val="en-CA"/>
        </w:rPr>
        <w:t>The microcontroller is an ESP32 by Espressif Systems.</w:t>
      </w:r>
      <w:r w:rsidR="00283FBC" w:rsidRPr="00CD2F53">
        <w:rPr>
          <w:highlight w:val="green"/>
          <w:lang w:val="en-CA"/>
        </w:rPr>
        <w:t xml:space="preserve"> [</w:t>
      </w:r>
      <w:r w:rsidR="00B1303C" w:rsidRPr="00CD2F53">
        <w:rPr>
          <w:highlight w:val="green"/>
          <w:lang w:val="en-CA"/>
        </w:rPr>
        <w:t>9</w:t>
      </w:r>
      <w:r w:rsidR="00283FBC" w:rsidRPr="00CD2F53">
        <w:rPr>
          <w:highlight w:val="green"/>
          <w:lang w:val="en-CA"/>
        </w:rPr>
        <w:t>]</w:t>
      </w:r>
      <w:r w:rsidR="00980110" w:rsidRPr="00CD2F53">
        <w:rPr>
          <w:highlight w:val="green"/>
          <w:lang w:val="en-CA"/>
        </w:rPr>
        <w:t xml:space="preserve"> </w:t>
      </w:r>
      <w:r w:rsidR="006B0EA7" w:rsidRPr="00CD2F53">
        <w:rPr>
          <w:highlight w:val="green"/>
          <w:lang w:val="en-CA"/>
        </w:rPr>
        <w:t xml:space="preserve">It is responsible for compiling the data and send them to </w:t>
      </w:r>
      <w:r w:rsidR="004F0FC0" w:rsidRPr="00CD2F53">
        <w:rPr>
          <w:highlight w:val="green"/>
          <w:lang w:val="en-CA"/>
        </w:rPr>
        <w:t>PC</w:t>
      </w:r>
      <w:r w:rsidR="006B0EA7" w:rsidRPr="00CD2F53">
        <w:rPr>
          <w:highlight w:val="green"/>
          <w:lang w:val="en-CA"/>
        </w:rPr>
        <w:t xml:space="preserve"> via Wi-Fi.</w:t>
      </w:r>
      <w:r w:rsidR="004F0FC0" w:rsidRPr="00CD2F53">
        <w:rPr>
          <w:highlight w:val="green"/>
          <w:lang w:val="en-CA"/>
        </w:rPr>
        <w:t xml:space="preserve"> </w:t>
      </w:r>
      <w:r w:rsidR="00FA7799" w:rsidRPr="00CD2F53">
        <w:rPr>
          <w:highlight w:val="green"/>
          <w:lang w:val="en-CA"/>
        </w:rPr>
        <w:t xml:space="preserve">The code can be found on my GitHub </w:t>
      </w:r>
      <w:r w:rsidR="009E50CE" w:rsidRPr="00CD2F53">
        <w:rPr>
          <w:highlight w:val="green"/>
          <w:lang w:val="en-CA"/>
        </w:rPr>
        <w:t>repository</w:t>
      </w:r>
      <w:r w:rsidR="0027623F" w:rsidRPr="00CD2F53">
        <w:rPr>
          <w:highlight w:val="green"/>
          <w:lang w:val="en-CA"/>
        </w:rPr>
        <w:t>, and they can be loaded into the microcontroller through Aduino IDE</w:t>
      </w:r>
      <w:r w:rsidR="009E50CE" w:rsidRPr="00CD2F53">
        <w:rPr>
          <w:highlight w:val="green"/>
          <w:lang w:val="en-CA"/>
        </w:rPr>
        <w:t xml:space="preserve"> [</w:t>
      </w:r>
      <w:r w:rsidR="00B1303C" w:rsidRPr="00CD2F53">
        <w:rPr>
          <w:highlight w:val="green"/>
          <w:lang w:val="en-CA"/>
        </w:rPr>
        <w:t>10</w:t>
      </w:r>
      <w:r w:rsidR="009E50CE" w:rsidRPr="00CD2F53">
        <w:rPr>
          <w:highlight w:val="green"/>
          <w:lang w:val="en-CA"/>
        </w:rPr>
        <w:t xml:space="preserve">]. </w:t>
      </w:r>
      <w:r w:rsidR="00D31B01" w:rsidRPr="00CD2F53">
        <w:rPr>
          <w:highlight w:val="green"/>
          <w:lang w:val="en-CA"/>
        </w:rPr>
        <w:t xml:space="preserve">In addition, creating and enable a Wifi hotspot on the working PC with name “Dog_temp”, and a password “12345678” to work with my code. </w:t>
      </w:r>
      <w:r w:rsidR="009E50CE" w:rsidRPr="00CD2F53">
        <w:rPr>
          <w:highlight w:val="green"/>
          <w:lang w:val="en-CA"/>
        </w:rPr>
        <w:t>The program was supported by the Adafruit ESP32 library, detailed instruction can be found on their website. [</w:t>
      </w:r>
      <w:r w:rsidR="00B1303C" w:rsidRPr="00CD2F53">
        <w:rPr>
          <w:highlight w:val="green"/>
          <w:lang w:val="en-CA"/>
        </w:rPr>
        <w:t>11</w:t>
      </w:r>
      <w:r w:rsidR="009E50CE" w:rsidRPr="00CD2F53">
        <w:rPr>
          <w:highlight w:val="green"/>
          <w:lang w:val="en-CA"/>
        </w:rPr>
        <w:t>]</w:t>
      </w:r>
      <w:r w:rsidR="00FA7799" w:rsidRPr="00CD2F53">
        <w:rPr>
          <w:highlight w:val="green"/>
          <w:lang w:val="en-CA"/>
        </w:rPr>
        <w:t xml:space="preserve"> </w:t>
      </w:r>
      <w:r w:rsidR="004F0FC0" w:rsidRPr="00CD2F53">
        <w:rPr>
          <w:highlight w:val="green"/>
          <w:lang w:val="en-CA"/>
        </w:rPr>
        <w:t xml:space="preserve">The data was later received and processed by MATLAB. </w:t>
      </w:r>
      <w:r w:rsidR="00707A4D" w:rsidRPr="00CD2F53">
        <w:rPr>
          <w:highlight w:val="green"/>
          <w:lang w:val="en-CA"/>
        </w:rPr>
        <w:t xml:space="preserve">The MATLAB program will </w:t>
      </w:r>
      <w:r w:rsidR="00D31B01" w:rsidRPr="00CD2F53">
        <w:rPr>
          <w:highlight w:val="green"/>
          <w:lang w:val="en-CA"/>
        </w:rPr>
        <w:t>smooth</w:t>
      </w:r>
      <w:r w:rsidR="00707A4D" w:rsidRPr="00CD2F53">
        <w:rPr>
          <w:highlight w:val="green"/>
          <w:lang w:val="en-CA"/>
        </w:rPr>
        <w:t xml:space="preserve"> the signal from the stretch sensor and count the number of pulses which is the indication of the dog’s chest movement. </w:t>
      </w:r>
      <w:r w:rsidR="00741BC9" w:rsidRPr="00CD2F53">
        <w:rPr>
          <w:highlight w:val="green"/>
          <w:lang w:val="en-CA"/>
        </w:rPr>
        <w:t xml:space="preserve">And through that we are able to get the dog’s breath rate. </w:t>
      </w:r>
      <w:r w:rsidR="004F0FC0" w:rsidRPr="00CD2F53">
        <w:rPr>
          <w:highlight w:val="green"/>
          <w:lang w:val="en-CA"/>
        </w:rPr>
        <w:t>The whole device was mounted on the dog harness.</w:t>
      </w:r>
      <w:r w:rsidR="00D31B01" w:rsidRPr="00CD2F53">
        <w:rPr>
          <w:highlight w:val="green"/>
          <w:lang w:val="en-CA"/>
        </w:rPr>
        <w:t xml:space="preserve"> </w:t>
      </w:r>
      <w:r w:rsidR="000638DD">
        <w:rPr>
          <w:highlight w:val="green"/>
          <w:lang w:val="en-CA"/>
        </w:rPr>
        <w:t xml:space="preserve">As shown in Fig.4. </w:t>
      </w:r>
      <w:r w:rsidR="00D31B01" w:rsidRPr="00CD2F53">
        <w:rPr>
          <w:highlight w:val="green"/>
          <w:lang w:val="en-CA"/>
        </w:rPr>
        <w:t xml:space="preserve">This code can be found on </w:t>
      </w:r>
      <w:r w:rsidR="00323D16" w:rsidRPr="00CD2F53">
        <w:rPr>
          <w:highlight w:val="green"/>
          <w:lang w:val="en-CA"/>
        </w:rPr>
        <w:t>GitHub</w:t>
      </w:r>
      <w:r w:rsidR="00D31B01" w:rsidRPr="00CD2F53">
        <w:rPr>
          <w:highlight w:val="green"/>
          <w:lang w:val="en-CA"/>
        </w:rPr>
        <w:t xml:space="preserve"> as well. [9]</w:t>
      </w:r>
    </w:p>
    <w:p w14:paraId="71C4FB29" w14:textId="0C308789" w:rsidR="00DC4A20" w:rsidRPr="00CD2F53" w:rsidRDefault="00DC4A20" w:rsidP="00E7596C">
      <w:pPr>
        <w:pStyle w:val="a3"/>
        <w:rPr>
          <w:highlight w:val="green"/>
          <w:lang w:val="en-CA"/>
        </w:rPr>
      </w:pPr>
    </w:p>
    <w:p w14:paraId="4530EAD2" w14:textId="0EE6B1F3" w:rsidR="009303D9" w:rsidRPr="00CD2F53" w:rsidRDefault="004F0FC0" w:rsidP="00ED0149">
      <w:pPr>
        <w:pStyle w:val="2"/>
        <w:rPr>
          <w:highlight w:val="green"/>
        </w:rPr>
      </w:pPr>
      <w:r w:rsidRPr="00CD2F53">
        <w:rPr>
          <w:highlight w:val="green"/>
        </w:rPr>
        <w:t>Software</w:t>
      </w:r>
    </w:p>
    <w:p w14:paraId="4BFA2D8A" w14:textId="62D1ECF9" w:rsidR="00DC4A20" w:rsidRPr="00CD2F53" w:rsidRDefault="00DC4A20" w:rsidP="00E7596C">
      <w:pPr>
        <w:pStyle w:val="a3"/>
        <w:rPr>
          <w:highlight w:val="green"/>
          <w:lang w:val="en-CA"/>
        </w:rPr>
      </w:pPr>
      <w:r w:rsidRPr="00CD2F53">
        <w:rPr>
          <w:rFonts w:hint="eastAsia"/>
          <w:highlight w:val="green"/>
          <w:lang w:val="en-CA"/>
        </w:rPr>
        <w:t>T</w:t>
      </w:r>
      <w:r w:rsidRPr="00CD2F53">
        <w:rPr>
          <w:highlight w:val="green"/>
          <w:lang w:val="en-CA"/>
        </w:rPr>
        <w:t>he microcontroller program is responsible for data logging and transmission.</w:t>
      </w:r>
      <w:r w:rsidR="009852AF" w:rsidRPr="00CD2F53">
        <w:rPr>
          <w:highlight w:val="green"/>
          <w:lang w:val="en-CA"/>
        </w:rPr>
        <w:t xml:space="preserve"> </w:t>
      </w:r>
    </w:p>
    <w:p w14:paraId="6B6EE144" w14:textId="6320C8B1" w:rsidR="00741BC9" w:rsidRPr="00CD2F53" w:rsidRDefault="00AD302C" w:rsidP="00741BC9">
      <w:pPr>
        <w:pStyle w:val="a3"/>
        <w:rPr>
          <w:highlight w:val="green"/>
          <w:lang w:val="en-CA"/>
        </w:rPr>
      </w:pPr>
      <w:r w:rsidRPr="00CD2F53">
        <w:rPr>
          <w:noProof/>
          <w:highlight w:val="green"/>
          <w:lang w:val="en-CA"/>
        </w:rPr>
        <w:drawing>
          <wp:anchor distT="45720" distB="45720" distL="114300" distR="114300" simplePos="0" relativeHeight="251682304" behindDoc="0" locked="0" layoutInCell="1" allowOverlap="1" wp14:anchorId="58E1CACB" wp14:editId="7BC01D57">
            <wp:simplePos x="0" y="0"/>
            <wp:positionH relativeFrom="margin">
              <wp:align>right</wp:align>
            </wp:positionH>
            <wp:positionV relativeFrom="paragraph">
              <wp:posOffset>413385</wp:posOffset>
            </wp:positionV>
            <wp:extent cx="3071495" cy="2347595"/>
            <wp:effectExtent l="0" t="0" r="14605" b="14605"/>
            <wp:wrapSquare wrapText="bothSides"/>
            <wp:docPr id="2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1495" cy="2347595"/>
                    </a:xfrm>
                    <a:prstGeom prst="rect">
                      <a:avLst/>
                    </a:prstGeom>
                    <a:solidFill>
                      <a:srgbClr val="FFFFFF"/>
                    </a:solidFill>
                    <a:ln w="9525">
                      <a:solidFill>
                        <a:srgbClr val="000000"/>
                      </a:solidFill>
                      <a:miter lim="800%"/>
                      <a:headEnd/>
                      <a:tailEnd/>
                    </a:ln>
                  </wp:spPr>
                  <wp:txbx>
                    <wne:txbxContent>
                      <w:p w14:paraId="349B7CA1" w14:textId="77777777" w:rsidR="00E81775" w:rsidRDefault="00E81775" w:rsidP="00E81775">
                        <w:r>
                          <w:rPr>
                            <w:noProof/>
                            <w:lang w:val="en-CA"/>
                          </w:rPr>
                          <w:drawing>
                            <wp:inline distT="0" distB="0" distL="0" distR="0" wp14:anchorId="0F2DEE3F" wp14:editId="70199929">
                              <wp:extent cx="1980312" cy="2033626"/>
                              <wp:effectExtent l="0" t="0" r="1270" b="5080"/>
                              <wp:docPr id="19" name="图片 19" descr="图片包含 小狗, 就坐, 地板, 室内&#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2626" cy="2056541"/>
                                      </a:xfrm>
                                      <a:prstGeom prst="rect">
                                        <a:avLst/>
                                      </a:prstGeom>
                                    </pic:spPr>
                                  </pic:pic>
                                </a:graphicData>
                              </a:graphic>
                            </wp:inline>
                          </w:drawing>
                        </w:r>
                      </w:p>
                      <w:p w14:paraId="66BE2D31" w14:textId="4716D696" w:rsidR="00707A4D" w:rsidRDefault="00707A4D" w:rsidP="00707A4D">
                        <w:pPr>
                          <w:pStyle w:val="figurecaption"/>
                          <w:ind w:start="0pt" w:firstLine="0pt"/>
                        </w:pPr>
                        <w:r>
                          <w:t>Biological test setup</w:t>
                        </w:r>
                      </w:p>
                      <w:p w14:paraId="523312C8" w14:textId="77777777" w:rsidR="00707A4D" w:rsidRDefault="00707A4D" w:rsidP="00707A4D">
                        <w:pPr>
                          <w:pStyle w:val="figurecaption"/>
                          <w:ind w:start="0pt" w:firstLine="0pt"/>
                        </w:pPr>
                      </w:p>
                      <w:p w14:paraId="4C08F864" w14:textId="47356706" w:rsidR="00E81775" w:rsidRDefault="00E81775" w:rsidP="00707A4D"/>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07A4D" w:rsidRPr="00CD2F53">
        <w:rPr>
          <w:highlight w:val="green"/>
          <w:lang w:val="en-CA"/>
        </w:rPr>
        <w:t>On microcontroller start up the program will seek to connect to the hotspot created by the laptop. Once the connection is established it will wait for the FTP connection request from the MATLAB program. Once the FTP communication established the MATLAB program will start sending command to request either temperature reading or stretch sensor</w:t>
      </w:r>
      <w:r w:rsidR="00741BC9" w:rsidRPr="00CD2F53">
        <w:rPr>
          <w:highlight w:val="green"/>
          <w:lang w:val="en-CA"/>
        </w:rPr>
        <w:t>, and the microcontroller will send back the requested data accordingly.</w:t>
      </w:r>
      <w:r w:rsidR="00DE7C41" w:rsidRPr="00CD2F53">
        <w:rPr>
          <w:highlight w:val="green"/>
          <w:lang w:val="en-CA"/>
        </w:rPr>
        <w:t xml:space="preserve"> </w:t>
      </w:r>
    </w:p>
    <w:p w14:paraId="00AD5688" w14:textId="2418B692" w:rsidR="009303D9" w:rsidRPr="00CD2F53" w:rsidRDefault="004F0FC0" w:rsidP="00741BC9">
      <w:pPr>
        <w:pStyle w:val="a3"/>
        <w:rPr>
          <w:highlight w:val="green"/>
          <w:lang w:val="en-CA"/>
        </w:rPr>
      </w:pPr>
      <w:r w:rsidRPr="00CD2F53">
        <w:rPr>
          <w:highlight w:val="green"/>
          <w:lang w:val="en-CA"/>
        </w:rPr>
        <w:t>The PC software was written in MATLAB</w:t>
      </w:r>
      <w:r w:rsidR="005814FA" w:rsidRPr="00CD2F53">
        <w:rPr>
          <w:highlight w:val="green"/>
          <w:lang w:val="en-CA"/>
        </w:rPr>
        <w:t xml:space="preserve"> which contains 3 stages. Noise filtering, peak counting</w:t>
      </w:r>
      <w:r w:rsidR="00B046EE" w:rsidRPr="00CD2F53">
        <w:rPr>
          <w:highlight w:val="green"/>
          <w:lang w:val="en-CA"/>
        </w:rPr>
        <w:t>,</w:t>
      </w:r>
      <w:r w:rsidR="005814FA" w:rsidRPr="00CD2F53">
        <w:rPr>
          <w:highlight w:val="green"/>
          <w:lang w:val="en-CA"/>
        </w:rPr>
        <w:t xml:space="preserve"> and result</w:t>
      </w:r>
      <w:r w:rsidR="00B046EE" w:rsidRPr="00CD2F53">
        <w:rPr>
          <w:highlight w:val="green"/>
          <w:lang w:val="en-CA"/>
        </w:rPr>
        <w:t xml:space="preserve"> in</w:t>
      </w:r>
      <w:r w:rsidR="005814FA" w:rsidRPr="00CD2F53">
        <w:rPr>
          <w:highlight w:val="green"/>
          <w:lang w:val="en-CA"/>
        </w:rPr>
        <w:t xml:space="preserve"> plotting and logging.  </w:t>
      </w:r>
    </w:p>
    <w:p w14:paraId="74709879" w14:textId="296E45AB" w:rsidR="00DC4A20" w:rsidRPr="00DE7C41" w:rsidRDefault="00340D2E" w:rsidP="006551B4">
      <w:pPr>
        <w:pStyle w:val="a3"/>
        <w:rPr>
          <w:lang w:val="en-CA"/>
        </w:rPr>
      </w:pPr>
      <w:r w:rsidRPr="00CD2F53">
        <w:rPr>
          <w:highlight w:val="green"/>
          <w:lang w:val="en-CA"/>
        </w:rPr>
        <w:t>It starts off by</w:t>
      </w:r>
      <w:r w:rsidR="00EE5FB6" w:rsidRPr="00CD2F53">
        <w:rPr>
          <w:highlight w:val="green"/>
          <w:lang w:val="en-CA"/>
        </w:rPr>
        <w:t xml:space="preserve"> requesting FTP connection to the microcontroller. Once the connection is established the will continuously sending stretch sensor reading request during the measurement period and request one temperature reading at the end of the measurement. The measurement time can be specified in the user interface. After the signal is acquired, the MATLAB program will filter out the noises and count the number of pulses in the signal. </w:t>
      </w:r>
      <w:r w:rsidR="000638DD">
        <w:rPr>
          <w:highlight w:val="green"/>
          <w:lang w:val="en-CA"/>
        </w:rPr>
        <w:t>Fig. 6 demonstrates a MATLAB function</w:t>
      </w:r>
      <w:r w:rsidR="006551B4" w:rsidRPr="00CD2F53">
        <w:rPr>
          <w:highlight w:val="green"/>
          <w:lang w:val="en-CA"/>
        </w:rPr>
        <w:t xml:space="preserve"> called </w:t>
      </w:r>
      <w:r w:rsidR="006551B4" w:rsidRPr="00CD2F53">
        <w:rPr>
          <w:i/>
          <w:iCs/>
          <w:highlight w:val="green"/>
          <w:lang w:val="en-CA"/>
        </w:rPr>
        <w:t>findpeaks()</w:t>
      </w:r>
      <w:r w:rsidR="006551B4" w:rsidRPr="00CD2F53">
        <w:rPr>
          <w:highlight w:val="green"/>
          <w:lang w:val="en-CA"/>
        </w:rPr>
        <w:t xml:space="preserve"> t</w:t>
      </w:r>
      <w:r w:rsidR="000638DD">
        <w:rPr>
          <w:highlight w:val="green"/>
          <w:lang w:val="en-CA"/>
        </w:rPr>
        <w:t>hat</w:t>
      </w:r>
      <w:r w:rsidR="006551B4" w:rsidRPr="00CD2F53">
        <w:rPr>
          <w:highlight w:val="green"/>
          <w:lang w:val="en-CA"/>
        </w:rPr>
        <w:t xml:space="preserve"> facilitate</w:t>
      </w:r>
      <w:r w:rsidR="000638DD">
        <w:rPr>
          <w:highlight w:val="green"/>
          <w:lang w:val="en-CA"/>
        </w:rPr>
        <w:t>s</w:t>
      </w:r>
      <w:r w:rsidR="006551B4" w:rsidRPr="00CD2F53">
        <w:rPr>
          <w:highlight w:val="green"/>
          <w:lang w:val="en-CA"/>
        </w:rPr>
        <w:t xml:space="preserve"> the pulse counting in the signal. </w:t>
      </w:r>
      <w:r w:rsidR="00EE5FB6" w:rsidRPr="00CD2F53">
        <w:rPr>
          <w:highlight w:val="green"/>
          <w:lang w:val="en-CA"/>
        </w:rPr>
        <w:t>Finally, the program will calculate the average breath rate for the measurement period. The result will be presented both in a graph and a file.</w:t>
      </w:r>
      <w:r w:rsidR="00EE5FB6">
        <w:rPr>
          <w:lang w:val="en-CA"/>
        </w:rPr>
        <w:t xml:space="preserve"> </w:t>
      </w:r>
    </w:p>
    <w:p w14:paraId="14DD4386" w14:textId="494B6DD3" w:rsidR="009303D9" w:rsidRDefault="003E3486" w:rsidP="006B6B66">
      <w:pPr>
        <w:pStyle w:val="1"/>
      </w:pPr>
      <w:r>
        <w:drawing>
          <wp:anchor distT="45720" distB="45720" distL="114300" distR="114300" simplePos="0" relativeHeight="251692544" behindDoc="0" locked="0" layoutInCell="1" allowOverlap="1" wp14:anchorId="0C837755" wp14:editId="6DC115FC">
            <wp:simplePos x="0" y="0"/>
            <wp:positionH relativeFrom="margin">
              <wp:align>right</wp:align>
            </wp:positionH>
            <wp:positionV relativeFrom="paragraph">
              <wp:posOffset>-630654</wp:posOffset>
            </wp:positionV>
            <wp:extent cx="3057525" cy="1163320"/>
            <wp:effectExtent l="0" t="0" r="28575" b="17780"/>
            <wp:wrapTopAndBottom/>
            <wp:docPr id="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1163320"/>
                    </a:xfrm>
                    <a:prstGeom prst="rect">
                      <a:avLst/>
                    </a:prstGeom>
                    <a:solidFill>
                      <a:srgbClr val="FFFFFF"/>
                    </a:solidFill>
                    <a:ln w="9525">
                      <a:solidFill>
                        <a:srgbClr val="000000"/>
                      </a:solidFill>
                      <a:miter lim="800%"/>
                      <a:headEnd/>
                      <a:tailEnd/>
                    </a:ln>
                  </wp:spPr>
                  <wp:txbx>
                    <wne:txbxContent>
                      <w:p w14:paraId="2DEB022D" w14:textId="68EA5201" w:rsidR="006551B4" w:rsidRDefault="006551B4" w:rsidP="006551B4">
                        <w:r>
                          <w:rPr>
                            <w:noProof/>
                          </w:rPr>
                          <w:drawing>
                            <wp:inline distT="0" distB="0" distL="0" distR="0" wp14:anchorId="0058E4A8" wp14:editId="089D2F94">
                              <wp:extent cx="2865755" cy="864235"/>
                              <wp:effectExtent l="0" t="0" r="0" b="0"/>
                              <wp:docPr id="22"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2865755" cy="864235"/>
                                      </a:xfrm>
                                      <a:prstGeom prst="rect">
                                        <a:avLst/>
                                      </a:prstGeom>
                                    </pic:spPr>
                                  </pic:pic>
                                </a:graphicData>
                              </a:graphic>
                            </wp:inline>
                          </w:drawing>
                        </w:r>
                      </w:p>
                      <w:p w14:paraId="2BBF4B12" w14:textId="7923F418" w:rsidR="006551B4" w:rsidRDefault="006551B4" w:rsidP="006551B4">
                        <w:pPr>
                          <w:pStyle w:val="figurecaption"/>
                        </w:pPr>
                        <w:r>
                          <w:t xml:space="preserve">Peak counting and ploting </w:t>
                        </w:r>
                      </w:p>
                      <w:p w14:paraId="64AFB965" w14:textId="77777777" w:rsidR="006551B4" w:rsidRDefault="006551B4" w:rsidP="006551B4"/>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A2B12">
        <w:t>test set up and results</w:t>
      </w:r>
    </w:p>
    <w:p w14:paraId="4ACE9D36" w14:textId="1A97CA1B" w:rsidR="00DC4A20" w:rsidRDefault="00E70FA9" w:rsidP="00DC4A20">
      <w:pPr>
        <w:pStyle w:val="a3"/>
        <w:rPr>
          <w:lang w:val="en-CA"/>
        </w:rPr>
      </w:pPr>
      <w:commentRangeStart w:id="9"/>
      <w:r>
        <w:rPr>
          <w:rFonts w:hint="eastAsia"/>
          <w:lang w:val="en-CA"/>
        </w:rPr>
        <w:t>T</w:t>
      </w:r>
      <w:r>
        <w:rPr>
          <w:lang w:val="en-CA"/>
        </w:rPr>
        <w:t xml:space="preserve">he tests were separated into 2 stages: the first one being </w:t>
      </w:r>
      <w:r w:rsidR="00B046EE">
        <w:rPr>
          <w:lang w:val="en-CA"/>
        </w:rPr>
        <w:t xml:space="preserve">the </w:t>
      </w:r>
      <w:r>
        <w:rPr>
          <w:lang w:val="en-CA"/>
        </w:rPr>
        <w:t>electrical functionality test; the second one being the biological test on a test subject.</w:t>
      </w:r>
      <w:r w:rsidR="0027623F">
        <w:rPr>
          <w:lang w:val="en-CA"/>
        </w:rPr>
        <w:t xml:space="preserve"> The common start up procedure include: 1) start the hotspot; 2) turn on the microcontroller; 3) start the MATLAB application and start measuring. </w:t>
      </w:r>
    </w:p>
    <w:p w14:paraId="14A21EE2" w14:textId="0793150B" w:rsidR="00DC4A20" w:rsidRPr="00DC4A20" w:rsidRDefault="00DC4A20" w:rsidP="00DC4A20">
      <w:pPr>
        <w:pStyle w:val="2"/>
      </w:pPr>
      <w:r>
        <w:t>Stage one electrical function test</w:t>
      </w:r>
    </w:p>
    <w:p w14:paraId="2F7CF434" w14:textId="79FB7C79" w:rsidR="002C0AF1" w:rsidRDefault="00E70FA9" w:rsidP="002C0AF1">
      <w:pPr>
        <w:pStyle w:val="a3"/>
        <w:rPr>
          <w:lang w:val="en-CA"/>
        </w:rPr>
      </w:pPr>
      <w:r>
        <w:rPr>
          <w:lang w:val="en-CA"/>
        </w:rPr>
        <w:t>In the first stage, we will power on the device and manually stretch the sensor</w:t>
      </w:r>
      <w:r w:rsidR="002346EE">
        <w:rPr>
          <w:lang w:val="en-CA"/>
        </w:rPr>
        <w:t xml:space="preserve"> for 15 seconds</w:t>
      </w:r>
      <w:r>
        <w:rPr>
          <w:lang w:val="en-CA"/>
        </w:rPr>
        <w:t>. In these tests</w:t>
      </w:r>
      <w:r w:rsidR="00B046EE">
        <w:rPr>
          <w:lang w:val="en-CA"/>
        </w:rPr>
        <w:t>,</w:t>
      </w:r>
      <w:r>
        <w:rPr>
          <w:lang w:val="en-CA"/>
        </w:rPr>
        <w:t xml:space="preserve"> we seek to verify whether the sensor sensitivity is good enough for the MATLAB </w:t>
      </w:r>
      <w:r w:rsidR="00B046EE">
        <w:rPr>
          <w:lang w:val="en-CA"/>
        </w:rPr>
        <w:t xml:space="preserve">to </w:t>
      </w:r>
      <w:r>
        <w:rPr>
          <w:lang w:val="en-CA"/>
        </w:rPr>
        <w:t>find peak algorithm to count the number of pulses.</w:t>
      </w:r>
      <w:r w:rsidR="002346EE">
        <w:rPr>
          <w:lang w:val="en-CA"/>
        </w:rPr>
        <w:t xml:space="preserve"> Also, we verified whether the BLE data link is properly working. </w:t>
      </w:r>
    </w:p>
    <w:p w14:paraId="43789D12" w14:textId="705D56F4" w:rsidR="002C0AF1" w:rsidRPr="002E2EE0" w:rsidRDefault="00AD302C" w:rsidP="002E2EE0">
      <w:pPr>
        <w:pStyle w:val="a3"/>
        <w:ind w:firstLine="0pt"/>
        <w:rPr>
          <w:lang w:val="en-CA"/>
        </w:rPr>
      </w:pPr>
      <w:r w:rsidRPr="002C0AF1">
        <w:rPr>
          <w:noProof/>
        </w:rPr>
        <w:drawing>
          <wp:anchor distT="45720" distB="45720" distL="114300" distR="114300" simplePos="0" relativeHeight="251686400" behindDoc="0" locked="0" layoutInCell="1" allowOverlap="1" wp14:anchorId="36706DFC" wp14:editId="06562909">
            <wp:simplePos x="0" y="0"/>
            <wp:positionH relativeFrom="column">
              <wp:align>left</wp:align>
            </wp:positionH>
            <wp:positionV relativeFrom="paragraph">
              <wp:posOffset>571311</wp:posOffset>
            </wp:positionV>
            <wp:extent cx="3072130" cy="1821180"/>
            <wp:effectExtent l="0" t="0" r="13970" b="26670"/>
            <wp:wrapTopAndBottom/>
            <wp:docPr id="2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2130" cy="1821180"/>
                    </a:xfrm>
                    <a:prstGeom prst="rect">
                      <a:avLst/>
                    </a:prstGeom>
                    <a:solidFill>
                      <a:srgbClr val="FFFFFF"/>
                    </a:solidFill>
                    <a:ln w="9525">
                      <a:solidFill>
                        <a:srgbClr val="000000"/>
                      </a:solidFill>
                      <a:miter lim="800%"/>
                      <a:headEnd/>
                      <a:tailEnd/>
                    </a:ln>
                  </wp:spPr>
                  <wp:txbx>
                    <wne:txbxContent>
                      <w:p w14:paraId="052E9B9A" w14:textId="7DBBAF5B" w:rsidR="002C0AF1" w:rsidRDefault="002C0AF1" w:rsidP="002C0AF1">
                        <w:r>
                          <w:rPr>
                            <w:noProof/>
                          </w:rPr>
                          <w:drawing>
                            <wp:inline distT="0" distB="0" distL="0" distR="0" wp14:anchorId="244335BD" wp14:editId="2C297613">
                              <wp:extent cx="2938650" cy="1535405"/>
                              <wp:effectExtent l="0" t="0" r="0" b="8255"/>
                              <wp:docPr id="7" name="图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 name="test3.jpg"/>
                                      <pic:cNvPicPr/>
                                    </pic:nvPicPr>
                                    <pic:blipFill>
                                      <a:blip r:embed="rId17">
                                        <a:extLst>
                                          <a:ext uri="{28A0092B-C50C-407E-A947-70E740481C1C}">
                                            <a14:useLocalDpi xmlns:a14="http://schemas.microsoft.com/office/drawing/2010/main" val="0"/>
                                          </a:ext>
                                        </a:extLst>
                                      </a:blip>
                                      <a:stretch>
                                        <a:fillRect/>
                                      </a:stretch>
                                    </pic:blipFill>
                                    <pic:spPr>
                                      <a:xfrm>
                                        <a:off x="0" y="0"/>
                                        <a:ext cx="2955007" cy="1543951"/>
                                      </a:xfrm>
                                      <a:prstGeom prst="rect">
                                        <a:avLst/>
                                      </a:prstGeom>
                                    </pic:spPr>
                                  </pic:pic>
                                </a:graphicData>
                              </a:graphic>
                            </wp:inline>
                          </w:drawing>
                        </w:r>
                      </w:p>
                      <w:p w14:paraId="6814112D" w14:textId="77777777" w:rsidR="002C0AF1" w:rsidRDefault="002C0AF1" w:rsidP="002C0AF1">
                        <w:pPr>
                          <w:pStyle w:val="figurecaption"/>
                          <w:ind w:start="0pt" w:firstLine="0pt"/>
                        </w:pPr>
                        <w:r>
                          <w:t>Electrical test result</w:t>
                        </w:r>
                      </w:p>
                      <w:p w14:paraId="64E3C7F5" w14:textId="77777777" w:rsidR="002C0AF1" w:rsidRDefault="002C0AF1" w:rsidP="002C0AF1">
                        <w:pPr>
                          <w:pStyle w:val="figurecaption"/>
                          <w:ind w:start="0pt" w:firstLine="0pt"/>
                        </w:pPr>
                      </w:p>
                      <w:p w14:paraId="117AEF54" w14:textId="77777777" w:rsidR="002C0AF1" w:rsidRDefault="002C0AF1" w:rsidP="002C0AF1"/>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C0AF1">
        <w:rPr>
          <w:lang w:val="en-CA"/>
        </w:rPr>
        <w:t>In</w:t>
      </w:r>
      <w:r w:rsidR="002C0AF1">
        <w:t xml:space="preserve"> the graph</w:t>
      </w:r>
      <w:r w:rsidR="000638DD">
        <w:rPr>
          <w:lang w:val="en-CA"/>
        </w:rPr>
        <w:t xml:space="preserve"> Fig.7</w:t>
      </w:r>
      <w:r w:rsidR="002C0AF1">
        <w:rPr>
          <w:lang w:val="en-CA"/>
        </w:rPr>
        <w:t>, the blue line on the top shows the original signal and the red line at the bottom shows the filtered signal. We can see 37 out of 40 pulses were successfully identified</w:t>
      </w:r>
      <w:r w:rsidR="002E2EE0">
        <w:rPr>
          <w:lang w:val="en-CA"/>
        </w:rPr>
        <w:t xml:space="preserve"> </w:t>
      </w:r>
      <w:r w:rsidR="002E2EE0">
        <w:rPr>
          <w:lang w:val="en-CA"/>
        </w:rPr>
        <w:lastRenderedPageBreak/>
        <w:t xml:space="preserve">which is a correction rate of 92.5%. We can conclude that the system work with a </w:t>
      </w:r>
      <w:r w:rsidR="00EB6BBC">
        <w:rPr>
          <w:lang w:val="en-CA"/>
        </w:rPr>
        <w:t>rather good</w:t>
      </w:r>
      <w:r w:rsidR="002E2EE0">
        <w:rPr>
          <w:lang w:val="en-CA"/>
        </w:rPr>
        <w:t xml:space="preserve"> accuracy.</w:t>
      </w:r>
    </w:p>
    <w:p w14:paraId="33A998EC" w14:textId="5009B8C3" w:rsidR="00BD436E" w:rsidRPr="00BD436E" w:rsidRDefault="00BD436E" w:rsidP="00E7596C">
      <w:pPr>
        <w:pStyle w:val="2"/>
      </w:pPr>
      <w:r>
        <w:t>Stage two biological test</w:t>
      </w:r>
    </w:p>
    <w:p w14:paraId="54CD8155" w14:textId="4528D272" w:rsidR="002E2EE0" w:rsidRDefault="006E5808" w:rsidP="00E7596C">
      <w:pPr>
        <w:pStyle w:val="a3"/>
        <w:rPr>
          <w:lang w:val="en-CA"/>
        </w:rPr>
      </w:pPr>
      <w:r>
        <w:rPr>
          <w:lang w:val="en-CA"/>
        </w:rPr>
        <w:t>In the second stage, t</w:t>
      </w:r>
      <w:r w:rsidR="00FF123C">
        <w:rPr>
          <w:lang w:val="en-CA"/>
        </w:rPr>
        <w:t>he test included a test subject (a golden retriever) provided by A Nickerson</w:t>
      </w:r>
      <w:r w:rsidR="0043108C">
        <w:rPr>
          <w:lang w:val="en-CA"/>
        </w:rPr>
        <w:t>, as</w:t>
      </w:r>
      <w:r w:rsidR="000638DD">
        <w:rPr>
          <w:lang w:val="en-CA"/>
        </w:rPr>
        <w:t xml:space="preserve"> shown in Fig. 4.</w:t>
      </w:r>
      <w:r w:rsidR="00FF123C">
        <w:rPr>
          <w:lang w:val="en-CA"/>
        </w:rPr>
        <w:t xml:space="preserve"> During the test</w:t>
      </w:r>
      <w:r w:rsidR="00B046EE">
        <w:rPr>
          <w:lang w:val="en-CA"/>
        </w:rPr>
        <w:t>,</w:t>
      </w:r>
      <w:r w:rsidR="00FF123C">
        <w:rPr>
          <w:lang w:val="en-CA"/>
        </w:rPr>
        <w:t xml:space="preserve"> we strap the dog harness with the device onto the test subject</w:t>
      </w:r>
      <w:r w:rsidR="00F81E15">
        <w:rPr>
          <w:lang w:val="en-CA"/>
        </w:rPr>
        <w:t xml:space="preserve"> and measure the breath rate for a certain amount of time</w:t>
      </w:r>
      <w:r w:rsidR="00FF123C">
        <w:rPr>
          <w:lang w:val="en-CA"/>
        </w:rPr>
        <w:t xml:space="preserve">. </w:t>
      </w:r>
      <w:r w:rsidR="00CA7465">
        <w:rPr>
          <w:lang w:val="en-CA"/>
        </w:rPr>
        <w:t>We conducted 2 groups of tests</w:t>
      </w:r>
      <w:r w:rsidR="00FF123C">
        <w:rPr>
          <w:lang w:val="en-CA"/>
        </w:rPr>
        <w:t xml:space="preserve">. </w:t>
      </w:r>
    </w:p>
    <w:p w14:paraId="7A0A5815" w14:textId="17F38068" w:rsidR="00E81775" w:rsidRDefault="00FF123C" w:rsidP="002E2EE0">
      <w:pPr>
        <w:pStyle w:val="a3"/>
        <w:rPr>
          <w:lang w:val="en-CA"/>
        </w:rPr>
      </w:pPr>
      <w:r>
        <w:rPr>
          <w:lang w:val="en-CA"/>
        </w:rPr>
        <w:t>In group one</w:t>
      </w:r>
      <w:r w:rsidR="000638DD">
        <w:rPr>
          <w:lang w:val="en-CA"/>
        </w:rPr>
        <w:t xml:space="preserve"> shown in Fig. 9</w:t>
      </w:r>
      <w:r>
        <w:rPr>
          <w:lang w:val="en-CA"/>
        </w:rPr>
        <w:t xml:space="preserve"> we conducted the experiment with the dog being idle</w:t>
      </w:r>
      <w:r w:rsidR="00F81E15">
        <w:rPr>
          <w:lang w:val="en-CA"/>
        </w:rPr>
        <w:t xml:space="preserve"> and take </w:t>
      </w:r>
      <w:r w:rsidR="00B046EE">
        <w:rPr>
          <w:lang w:val="en-CA"/>
        </w:rPr>
        <w:t xml:space="preserve">the </w:t>
      </w:r>
      <w:r w:rsidR="00F81E15">
        <w:rPr>
          <w:lang w:val="en-CA"/>
        </w:rPr>
        <w:t xml:space="preserve">measurement for 15 </w:t>
      </w:r>
      <w:r w:rsidR="00012C3E">
        <w:rPr>
          <w:lang w:val="en-CA"/>
        </w:rPr>
        <w:t>seconds</w:t>
      </w:r>
      <w:r w:rsidR="00F81E15">
        <w:rPr>
          <w:lang w:val="en-CA"/>
        </w:rPr>
        <w:t xml:space="preserve">. </w:t>
      </w:r>
    </w:p>
    <w:p w14:paraId="25AC7AD4" w14:textId="715ADBF0" w:rsidR="00EB6BBC" w:rsidRDefault="00EB6BBC" w:rsidP="00EB6BBC">
      <w:pPr>
        <w:pStyle w:val="a3"/>
        <w:ind w:firstLine="0pt"/>
        <w:rPr>
          <w:lang w:val="en-CA"/>
        </w:rPr>
      </w:pPr>
      <w:r w:rsidRPr="00EB6BBC">
        <w:rPr>
          <w:lang w:val="en-CA"/>
        </w:rPr>
        <w:t xml:space="preserve"> </w:t>
      </w:r>
      <w:r>
        <w:rPr>
          <w:lang w:val="en-CA"/>
        </w:rPr>
        <w:t>In</w:t>
      </w:r>
      <w:r>
        <w:t xml:space="preserve"> the graph</w:t>
      </w:r>
      <w:r>
        <w:rPr>
          <w:lang w:val="en-CA"/>
        </w:rPr>
        <w:t>, the blue line on the top shows the original signal and the red line at the bottom shows the filtered signal. The filtering did smoothen the signal by quiet a bit. The program picked up 9 additional peaks which is not caused by dog breathing activity</w:t>
      </w:r>
      <w:r w:rsidR="003626F0">
        <w:rPr>
          <w:lang w:val="en-CA"/>
        </w:rPr>
        <w:t xml:space="preserve"> in the first plot. In the second plot </w:t>
      </w:r>
      <w:r w:rsidR="00E94F0D">
        <w:rPr>
          <w:lang w:val="en-CA"/>
        </w:rPr>
        <w:t xml:space="preserve">the algorithm picked out 38 peaks while </w:t>
      </w:r>
      <w:r w:rsidR="00C8529F">
        <w:rPr>
          <w:lang w:val="en-CA"/>
        </w:rPr>
        <w:t>the actual signal only contains 25 pulses.</w:t>
      </w:r>
      <w:r>
        <w:rPr>
          <w:lang w:val="en-CA"/>
        </w:rPr>
        <w:t xml:space="preserve"> </w:t>
      </w:r>
    </w:p>
    <w:p w14:paraId="6D70D53D" w14:textId="5EC1F0F9" w:rsidR="00012C3E" w:rsidRPr="00E81775" w:rsidRDefault="00C8529F" w:rsidP="00EB6BBC">
      <w:pPr>
        <w:pStyle w:val="a3"/>
        <w:ind w:firstLine="0pt"/>
        <w:rPr>
          <w:lang w:val="en-CA"/>
        </w:rPr>
      </w:pPr>
      <w:r>
        <w:rPr>
          <w:noProof/>
        </w:rPr>
        <w:drawing>
          <wp:anchor distT="0" distB="0" distL="114300" distR="114300" simplePos="0" relativeHeight="251696640" behindDoc="0" locked="0" layoutInCell="1" allowOverlap="1" wp14:anchorId="15B9C98A" wp14:editId="70F8844D">
            <wp:simplePos x="0" y="0"/>
            <wp:positionH relativeFrom="column">
              <wp:posOffset>-1471526</wp:posOffset>
            </wp:positionH>
            <wp:positionV relativeFrom="paragraph">
              <wp:posOffset>464730</wp:posOffset>
            </wp:positionV>
            <wp:extent cx="682114" cy="225631"/>
            <wp:effectExtent l="0" t="0" r="0" b="3175"/>
            <wp:wrapNone/>
            <wp:docPr id="192" name="文本框 192"/>
            <wp:cNvGraphicFramePr/>
            <a:graphic xmlns:a="http://purl.oclc.org/ooxml/drawingml/main">
              <a:graphicData uri="http://schemas.microsoft.com/office/word/2010/wordprocessingShape">
                <wp:wsp>
                  <wp:cNvSpPr txBox="1"/>
                  <wp:spPr>
                    <a:xfrm>
                      <a:off x="0" y="0"/>
                      <a:ext cx="682114" cy="225631"/>
                    </a:xfrm>
                    <a:prstGeom prst="rect">
                      <a:avLst/>
                    </a:prstGeom>
                    <a:noFill/>
                    <a:ln w="6350">
                      <a:noFill/>
                    </a:ln>
                  </wp:spPr>
                  <wp:txbx>
                    <wne:txbxContent>
                      <w:p w14:paraId="79CDC4B3" w14:textId="3FBC20D4" w:rsidR="00C8529F" w:rsidRPr="00C8529F" w:rsidRDefault="00C8529F">
                        <w:pPr>
                          <w:rPr>
                            <w:sz w:val="16"/>
                            <w:szCs w:val="16"/>
                            <w:lang w:val="en-CA"/>
                          </w:rPr>
                        </w:pPr>
                        <w:r w:rsidRPr="00C8529F">
                          <w:rPr>
                            <w:sz w:val="16"/>
                            <w:szCs w:val="16"/>
                            <w:lang w:val="en-CA"/>
                          </w:rPr>
                          <w:t>One pulse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302C">
        <w:rPr>
          <w:noProof/>
        </w:rPr>
        <w:drawing>
          <wp:anchor distT="45720" distB="45720" distL="114300" distR="114300" simplePos="0" relativeHeight="251688448" behindDoc="0" locked="0" layoutInCell="1" allowOverlap="1" wp14:anchorId="4A646C2A" wp14:editId="5DF824F4">
            <wp:simplePos x="0" y="0"/>
            <wp:positionH relativeFrom="margin">
              <wp:align>left</wp:align>
            </wp:positionH>
            <wp:positionV relativeFrom="paragraph">
              <wp:posOffset>-4748183</wp:posOffset>
            </wp:positionV>
            <wp:extent cx="3064510" cy="4530090"/>
            <wp:effectExtent l="0" t="0" r="21590" b="22860"/>
            <wp:wrapTopAndBottom/>
            <wp:docPr id="19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4510" cy="4530090"/>
                    </a:xfrm>
                    <a:prstGeom prst="rect">
                      <a:avLst/>
                    </a:prstGeom>
                    <a:solidFill>
                      <a:srgbClr val="FFFFFF"/>
                    </a:solidFill>
                    <a:ln w="9525">
                      <a:solidFill>
                        <a:srgbClr val="000000"/>
                      </a:solidFill>
                      <a:miter lim="800%"/>
                      <a:headEnd/>
                      <a:tailEnd/>
                    </a:ln>
                  </wp:spPr>
                  <wp:txbx>
                    <wne:txbxContent>
                      <w:p w14:paraId="2116FBDB" w14:textId="6794FC38" w:rsidR="00EB6BBC" w:rsidRDefault="00EB6BBC" w:rsidP="00EB6BBC">
                        <w:r>
                          <w:rPr>
                            <w:noProof/>
                          </w:rPr>
                          <w:drawing>
                            <wp:inline distT="0" distB="0" distL="0" distR="0" wp14:anchorId="345CE0A4" wp14:editId="510CF9E0">
                              <wp:extent cx="2750140" cy="2062887"/>
                              <wp:effectExtent l="0" t="0" r="0" b="0"/>
                              <wp:docPr id="30" name="图片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signal_comp.jpg"/>
                                      <pic:cNvPicPr/>
                                    </pic:nvPicPr>
                                    <pic:blipFill>
                                      <a:blip r:embed="rId18">
                                        <a:extLst>
                                          <a:ext uri="{28A0092B-C50C-407E-A947-70E740481C1C}">
                                            <a14:useLocalDpi xmlns:a14="http://schemas.microsoft.com/office/drawing/2010/main" val="0"/>
                                          </a:ext>
                                        </a:extLst>
                                      </a:blip>
                                      <a:stretch>
                                        <a:fillRect/>
                                      </a:stretch>
                                    </pic:blipFill>
                                    <pic:spPr>
                                      <a:xfrm>
                                        <a:off x="0" y="0"/>
                                        <a:ext cx="2774535" cy="2081186"/>
                                      </a:xfrm>
                                      <a:prstGeom prst="rect">
                                        <a:avLst/>
                                      </a:prstGeom>
                                    </pic:spPr>
                                  </pic:pic>
                                </a:graphicData>
                              </a:graphic>
                            </wp:inline>
                          </w:drawing>
                        </w:r>
                      </w:p>
                      <w:p w14:paraId="599CE54E" w14:textId="16D84FFF" w:rsidR="00CD2F53" w:rsidRDefault="00CD2F53" w:rsidP="00EB6BBC">
                        <w:r>
                          <w:t>(a)</w:t>
                        </w:r>
                      </w:p>
                      <w:p w14:paraId="41218725" w14:textId="64B3938B" w:rsidR="00AD302C" w:rsidRDefault="003626F0" w:rsidP="00EB6BBC">
                        <w:r>
                          <w:rPr>
                            <w:noProof/>
                          </w:rPr>
                          <w:drawing>
                            <wp:inline distT="0" distB="0" distL="0" distR="0" wp14:anchorId="0FFCB028" wp14:editId="04F2765D">
                              <wp:extent cx="2271252" cy="1703439"/>
                              <wp:effectExtent l="0" t="0" r="0" b="0"/>
                              <wp:docPr id="31" name="图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2-26-15-32-49(151).jpg"/>
                                      <pic:cNvPicPr/>
                                    </pic:nvPicPr>
                                    <pic:blipFill>
                                      <a:blip r:embed="rId19">
                                        <a:extLst>
                                          <a:ext uri="{28A0092B-C50C-407E-A947-70E740481C1C}">
                                            <a14:useLocalDpi xmlns:a14="http://schemas.microsoft.com/office/drawing/2010/main" val="0"/>
                                          </a:ext>
                                        </a:extLst>
                                      </a:blip>
                                      <a:stretch>
                                        <a:fillRect/>
                                      </a:stretch>
                                    </pic:blipFill>
                                    <pic:spPr>
                                      <a:xfrm>
                                        <a:off x="0" y="0"/>
                                        <a:ext cx="2281941" cy="1711456"/>
                                      </a:xfrm>
                                      <a:prstGeom prst="rect">
                                        <a:avLst/>
                                      </a:prstGeom>
                                    </pic:spPr>
                                  </pic:pic>
                                </a:graphicData>
                              </a:graphic>
                            </wp:inline>
                          </w:drawing>
                        </w:r>
                      </w:p>
                      <w:p w14:paraId="58301974" w14:textId="35F73DA0" w:rsidR="00CD2F53" w:rsidRDefault="00CD2F53" w:rsidP="00EB6BBC">
                        <w:r>
                          <w:t>(b)</w:t>
                        </w:r>
                      </w:p>
                      <w:p w14:paraId="09C8CCEA" w14:textId="0D77ED9A" w:rsidR="00EB6BBC" w:rsidRDefault="00EB6BBC" w:rsidP="00EB6BBC">
                        <w:pPr>
                          <w:pStyle w:val="figurecaption"/>
                        </w:pPr>
                        <w:r>
                          <w:t>Biological test result for group one</w:t>
                        </w:r>
                      </w:p>
                      <w:p w14:paraId="7769E401" w14:textId="77777777" w:rsidR="00EB6BBC" w:rsidRDefault="00EB6BBC" w:rsidP="00EB6BBC"/>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AA2FE3">
        <w:rPr>
          <w:lang w:val="en-CA"/>
        </w:rPr>
        <w:t>In the second group</w:t>
      </w:r>
      <w:r w:rsidR="000638DD">
        <w:rPr>
          <w:lang w:val="en-CA"/>
        </w:rPr>
        <w:t xml:space="preserve"> shown in Fig. 10</w:t>
      </w:r>
      <w:r w:rsidR="00AA2FE3">
        <w:rPr>
          <w:lang w:val="en-CA"/>
        </w:rPr>
        <w:t>, the dog can move freely, and we take measurements for 60 seconds.</w:t>
      </w:r>
    </w:p>
    <w:p w14:paraId="17319832" w14:textId="2A9FD95B" w:rsidR="00EB6BBC" w:rsidRPr="00F81E15" w:rsidRDefault="00C8529F" w:rsidP="00E74243">
      <w:pPr>
        <w:jc w:val="both"/>
      </w:pPr>
      <w:r>
        <w:rPr>
          <w:noProof/>
          <w:lang w:val="en-CA"/>
        </w:rPr>
        <w:drawing>
          <wp:anchor distT="0" distB="0" distL="114300" distR="114300" simplePos="0" relativeHeight="251693568" behindDoc="0" locked="0" layoutInCell="1" allowOverlap="1" wp14:anchorId="7123985C" wp14:editId="3FAE7A70">
            <wp:simplePos x="0" y="0"/>
            <wp:positionH relativeFrom="column">
              <wp:posOffset>-1412273</wp:posOffset>
            </wp:positionH>
            <wp:positionV relativeFrom="paragraph">
              <wp:posOffset>247015</wp:posOffset>
            </wp:positionV>
            <wp:extent cx="89065" cy="190005"/>
            <wp:effectExtent l="0" t="0" r="25400" b="19685"/>
            <wp:wrapNone/>
            <wp:docPr id="28" name="椭圆 28"/>
            <wp:cNvGraphicFramePr/>
            <a:graphic xmlns:a="http://purl.oclc.org/ooxml/drawingml/main">
              <a:graphicData uri="http://schemas.microsoft.com/office/word/2010/wordprocessingShape">
                <wp:wsp>
                  <wp:cNvSpPr/>
                  <wp:spPr>
                    <a:xfrm>
                      <a:off x="0" y="0"/>
                      <a:ext cx="89065" cy="190005"/>
                    </a:xfrm>
                    <a:prstGeom prst="ellipse">
                      <a:avLst/>
                    </a:prstGeom>
                    <a:noFill/>
                    <a:ln>
                      <a:solidFill>
                        <a:srgbClr val="FF0000"/>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F037E6">
        <w:rPr>
          <w:lang w:val="en-CA"/>
        </w:rPr>
        <w:t>In</w:t>
      </w:r>
      <w:r w:rsidR="00F037E6">
        <w:t xml:space="preserve"> the graph</w:t>
      </w:r>
      <w:r w:rsidR="00F037E6">
        <w:rPr>
          <w:lang w:val="en-CA"/>
        </w:rPr>
        <w:t>, the blue line on the top shows the original signal and the red line at the bottom shows the filtered signal. In this group due to the ambiguous nature of the signal, we are not able to identify any pulses created by the breathing activity. The reason for such signal being the movement of the dog would also stretch the rubber cord stretch sensor causing mechanical disturbances on top of dog’s chest movement.</w:t>
      </w:r>
      <w:r w:rsidR="00FA2525">
        <w:rPr>
          <w:lang w:val="en-CA"/>
        </w:rPr>
        <w:t xml:space="preserve"> </w:t>
      </w:r>
      <w:commentRangeEnd w:id="9"/>
      <w:r w:rsidR="00CD2F53">
        <w:rPr>
          <w:rStyle w:val="ae"/>
        </w:rPr>
        <w:commentReference w:id="9"/>
      </w:r>
    </w:p>
    <w:p w14:paraId="358D72F3" w14:textId="2B9B1B9A" w:rsidR="009303D9" w:rsidRDefault="005A2B12" w:rsidP="006B6B66">
      <w:pPr>
        <w:pStyle w:val="1"/>
      </w:pPr>
      <w:r>
        <w:t>discussion and summery</w:t>
      </w:r>
    </w:p>
    <w:p w14:paraId="5523E6F3" w14:textId="1BC27664" w:rsidR="006A2C3B" w:rsidRPr="006A2C3B" w:rsidRDefault="00FB553C" w:rsidP="006A2C3B">
      <w:pPr>
        <w:pStyle w:val="a3"/>
        <w:rPr>
          <w:lang w:val="en-CA"/>
        </w:rPr>
      </w:pPr>
      <w:r w:rsidRPr="00CD2F53">
        <w:rPr>
          <w:noProof/>
          <w:highlight w:val="green"/>
          <w:lang w:val="en-CA"/>
        </w:rPr>
        <w:drawing>
          <wp:anchor distT="45720" distB="45720" distL="114300" distR="114300" simplePos="0" relativeHeight="251690496" behindDoc="0" locked="0" layoutInCell="1" allowOverlap="1" wp14:anchorId="6E9960F0" wp14:editId="2E151F9C">
            <wp:simplePos x="0" y="0"/>
            <wp:positionH relativeFrom="margin">
              <wp:align>left</wp:align>
            </wp:positionH>
            <wp:positionV relativeFrom="paragraph">
              <wp:posOffset>4339260</wp:posOffset>
            </wp:positionV>
            <wp:extent cx="3064510" cy="4537710"/>
            <wp:effectExtent l="0" t="0" r="21590" b="15240"/>
            <wp:wrapSquare wrapText="bothSides"/>
            <wp:docPr id="198"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4510" cy="4537710"/>
                    </a:xfrm>
                    <a:prstGeom prst="rect">
                      <a:avLst/>
                    </a:prstGeom>
                    <a:solidFill>
                      <a:srgbClr val="FFFFFF"/>
                    </a:solidFill>
                    <a:ln w="9525">
                      <a:solidFill>
                        <a:srgbClr val="000000"/>
                      </a:solidFill>
                      <a:miter lim="800%"/>
                      <a:headEnd/>
                      <a:tailEnd/>
                    </a:ln>
                  </wp:spPr>
                  <wp:txbx>
                    <wne:txbxContent>
                      <w:p w14:paraId="1154121A" w14:textId="77777777" w:rsidR="00EB6BBC" w:rsidRDefault="00EB6BBC" w:rsidP="00EB6BBC"/>
                      <w:p w14:paraId="6147347D" w14:textId="0381B385" w:rsidR="00EB6BBC" w:rsidRDefault="00AD302C" w:rsidP="00EB6BBC">
                        <w:r>
                          <w:rPr>
                            <w:noProof/>
                          </w:rPr>
                          <w:drawing>
                            <wp:inline distT="0" distB="0" distL="0" distR="0" wp14:anchorId="6EC3AE09" wp14:editId="17E85DAF">
                              <wp:extent cx="2395139" cy="1796354"/>
                              <wp:effectExtent l="0" t="0" r="5715" b="0"/>
                              <wp:docPr id="18"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2-25-18-57-30(268).jpg"/>
                                      <pic:cNvPicPr/>
                                    </pic:nvPicPr>
                                    <pic:blipFill>
                                      <a:blip r:embed="rId20">
                                        <a:extLst>
                                          <a:ext uri="{28A0092B-C50C-407E-A947-70E740481C1C}">
                                            <a14:useLocalDpi xmlns:a14="http://schemas.microsoft.com/office/drawing/2010/main" val="0"/>
                                          </a:ext>
                                        </a:extLst>
                                      </a:blip>
                                      <a:stretch>
                                        <a:fillRect/>
                                      </a:stretch>
                                    </pic:blipFill>
                                    <pic:spPr>
                                      <a:xfrm>
                                        <a:off x="0" y="0"/>
                                        <a:ext cx="2402097" cy="1801573"/>
                                      </a:xfrm>
                                      <a:prstGeom prst="rect">
                                        <a:avLst/>
                                      </a:prstGeom>
                                    </pic:spPr>
                                  </pic:pic>
                                </a:graphicData>
                              </a:graphic>
                            </wp:inline>
                          </w:drawing>
                        </w:r>
                      </w:p>
                      <w:p w14:paraId="21D0AC8A" w14:textId="5A627203" w:rsidR="00CD2F53" w:rsidRDefault="00CD2F53" w:rsidP="00EB6BBC">
                        <w:r>
                          <w:t xml:space="preserve">(a) </w:t>
                        </w:r>
                      </w:p>
                      <w:p w14:paraId="0BD020A6" w14:textId="0DBCBECD" w:rsidR="00AD302C" w:rsidRDefault="00AD302C" w:rsidP="00EB6BBC">
                        <w:r>
                          <w:rPr>
                            <w:noProof/>
                          </w:rPr>
                          <w:drawing>
                            <wp:inline distT="0" distB="0" distL="0" distR="0" wp14:anchorId="3ECBF7AC" wp14:editId="2B730B9F">
                              <wp:extent cx="2265353" cy="1699015"/>
                              <wp:effectExtent l="0" t="0" r="1905" b="0"/>
                              <wp:docPr id="14"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2-25-18-56-7(292).jpg"/>
                                      <pic:cNvPicPr/>
                                    </pic:nvPicPr>
                                    <pic:blipFill>
                                      <a:blip r:embed="rId21">
                                        <a:extLst>
                                          <a:ext uri="{28A0092B-C50C-407E-A947-70E740481C1C}">
                                            <a14:useLocalDpi xmlns:a14="http://schemas.microsoft.com/office/drawing/2010/main" val="0"/>
                                          </a:ext>
                                        </a:extLst>
                                      </a:blip>
                                      <a:stretch>
                                        <a:fillRect/>
                                      </a:stretch>
                                    </pic:blipFill>
                                    <pic:spPr>
                                      <a:xfrm>
                                        <a:off x="0" y="0"/>
                                        <a:ext cx="2269605" cy="1702204"/>
                                      </a:xfrm>
                                      <a:prstGeom prst="rect">
                                        <a:avLst/>
                                      </a:prstGeom>
                                    </pic:spPr>
                                  </pic:pic>
                                </a:graphicData>
                              </a:graphic>
                            </wp:inline>
                          </w:drawing>
                        </w:r>
                      </w:p>
                      <w:p w14:paraId="1CF06C8E" w14:textId="21B7BEC0" w:rsidR="00CD2F53" w:rsidRDefault="00CD2F53" w:rsidP="00EB6BBC">
                        <w:r>
                          <w:t>(b)</w:t>
                        </w:r>
                      </w:p>
                      <w:p w14:paraId="01DCFBCD" w14:textId="77777777" w:rsidR="00CD2F53" w:rsidRDefault="00CD2F53" w:rsidP="00EB6BBC"/>
                      <w:p w14:paraId="03B59B15" w14:textId="70BD991F" w:rsidR="00EB6BBC" w:rsidRDefault="00EB6BBC" w:rsidP="00EB6BBC">
                        <w:pPr>
                          <w:pStyle w:val="figurecaption"/>
                          <w:ind w:start="0pt" w:firstLine="0pt"/>
                        </w:pPr>
                        <w:r>
                          <w:t>Biological test result for group two</w:t>
                        </w:r>
                      </w:p>
                      <w:p w14:paraId="690B3391" w14:textId="77777777" w:rsidR="00EB6BBC" w:rsidRDefault="00EB6BBC" w:rsidP="00EB6BBC"/>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A2C3B" w:rsidRPr="00CD2F53">
        <w:rPr>
          <w:highlight w:val="green"/>
          <w:lang w:val="en-US"/>
        </w:rPr>
        <w:t xml:space="preserve">In this project, we developed a wearable </w:t>
      </w:r>
      <w:r w:rsidR="001E49C6" w:rsidRPr="00CD2F53">
        <w:rPr>
          <w:highlight w:val="green"/>
          <w:lang w:val="en-US"/>
        </w:rPr>
        <w:t>breath</w:t>
      </w:r>
      <w:r w:rsidR="006A2C3B" w:rsidRPr="00CD2F53">
        <w:rPr>
          <w:highlight w:val="green"/>
          <w:lang w:val="en-US"/>
        </w:rPr>
        <w:t xml:space="preserve"> rate sensor with a wireless communication capability for dogs. We demonstrated our capability to collect breath rate data and transmit them through Wi-fi. </w:t>
      </w:r>
      <w:r w:rsidR="006A2C3B" w:rsidRPr="00CD2F53">
        <w:rPr>
          <w:highlight w:val="green"/>
          <w:lang w:val="en-CA"/>
        </w:rPr>
        <w:t xml:space="preserve">The electrical function test and group one of the biological tests were completed with good results. </w:t>
      </w:r>
      <w:r w:rsidR="006A2C3B" w:rsidRPr="00CD2F53">
        <w:rPr>
          <w:highlight w:val="green"/>
          <w:lang w:val="en-US"/>
        </w:rPr>
        <w:t xml:space="preserve">However, due to the non-idealities of the signal measured from the dog, such as muscle movement, device vibration or any form of an unexpected stretch of the rubber will cause a disturbance, thus resulting in inaccurate measurement of breath rate. We would still need to further improve our signal processing of the raw data and the pulse recognition and counting mechanism. </w:t>
      </w:r>
      <w:r w:rsidR="00315C96" w:rsidRPr="00CD2F53">
        <w:rPr>
          <w:highlight w:val="green"/>
          <w:lang w:val="en-CA"/>
        </w:rPr>
        <w:t xml:space="preserve">In addition, we can potentially, fix the problem by adding accelerometer for compensation. </w:t>
      </w:r>
      <w:r w:rsidR="006A2C3B" w:rsidRPr="00CD2F53">
        <w:rPr>
          <w:highlight w:val="green"/>
          <w:lang w:val="en-US"/>
        </w:rPr>
        <w:t>As the continuation of this work, aside from the improvement previously mentioned, we will be adding more diagnostic tools for measuring dogs’ heart rate. Such as measuring heart rate variability of a dog</w:t>
      </w:r>
      <w:r w:rsidR="006A2C3B" w:rsidRPr="006A2C3B">
        <w:rPr>
          <w:lang w:val="en-US"/>
        </w:rPr>
        <w:t xml:space="preserve">. </w:t>
      </w:r>
    </w:p>
    <w:p w14:paraId="1809D4AF" w14:textId="0A4A9032" w:rsidR="009303D9" w:rsidRDefault="009303D9" w:rsidP="00A059B3">
      <w:pPr>
        <w:pStyle w:val="5"/>
      </w:pPr>
      <w:r w:rsidRPr="005B520E">
        <w:t>References</w:t>
      </w:r>
    </w:p>
    <w:p w14:paraId="47A386A9" w14:textId="125D69A2" w:rsidR="009303D9" w:rsidRPr="005B520E" w:rsidRDefault="009303D9"/>
    <w:p w14:paraId="6771E978" w14:textId="58C7F2D5" w:rsidR="009303D9" w:rsidRDefault="00022E89" w:rsidP="0004781E">
      <w:pPr>
        <w:pStyle w:val="references"/>
        <w:ind w:start="17.70pt" w:hanging="17.70pt"/>
      </w:pPr>
      <w:commentRangeStart w:id="10"/>
      <w:ins w:id="11" w:author="egz" w:date="2020-02-02T13:45:00Z">
        <w:r>
          <w:t xml:space="preserve">S. </w:t>
        </w:r>
      </w:ins>
      <w:r w:rsidR="00026EE1" w:rsidRPr="00026EE1">
        <w:t>Neethirajan</w:t>
      </w:r>
      <w:del w:id="12" w:author="egz" w:date="2020-02-02T13:45:00Z">
        <w:r w:rsidR="00026EE1" w:rsidRPr="00026EE1" w:rsidDel="00022E89">
          <w:delText>, S. (2017). </w:delText>
        </w:r>
      </w:del>
      <w:ins w:id="13" w:author="egz" w:date="2020-02-02T13:45:00Z">
        <w:r>
          <w:t>,</w:t>
        </w:r>
      </w:ins>
      <w:r w:rsidR="00026EE1" w:rsidRPr="00026EE1">
        <w:t>Recent advances in wearable sensors for animal health management</w:t>
      </w:r>
      <w:del w:id="14" w:author="egz" w:date="2020-02-02T13:43:00Z">
        <w:r w:rsidR="00026EE1" w:rsidRPr="00026EE1" w:rsidDel="00022E89">
          <w:delText>. [online] ScienceDirect. Available at: https://www.sciencedirect.com/science/article/pii/S2214180416301350 [Accessed 5 Jan. 2020]</w:delText>
        </w:r>
      </w:del>
      <w:ins w:id="15" w:author="egz" w:date="2020-02-02T13:43:00Z">
        <w:r>
          <w:t xml:space="preserve">, </w:t>
        </w:r>
        <w:r w:rsidRPr="00022E89">
          <w:t>Sensing and Bio-Sensing Research</w:t>
        </w:r>
      </w:ins>
      <w:ins w:id="16" w:author="egz" w:date="2020-02-02T13:44:00Z">
        <w:r>
          <w:t>, v. 12, 15-29</w:t>
        </w:r>
      </w:ins>
      <w:ins w:id="17" w:author="egz" w:date="2020-02-02T13:45:00Z">
        <w:r>
          <w:t>, 2017</w:t>
        </w:r>
      </w:ins>
      <w:r w:rsidR="00026EE1" w:rsidRPr="00026EE1">
        <w:t>.</w:t>
      </w:r>
      <w:r w:rsidR="00026EE1">
        <w:rPr>
          <w:i/>
          <w:iCs/>
        </w:rPr>
        <w:t xml:space="preserve"> </w:t>
      </w:r>
      <w:commentRangeEnd w:id="10"/>
      <w:r>
        <w:rPr>
          <w:rStyle w:val="ae"/>
          <w:rFonts w:eastAsia="宋体"/>
          <w:noProof w:val="0"/>
        </w:rPr>
        <w:commentReference w:id="10"/>
      </w:r>
    </w:p>
    <w:p w14:paraId="181685E6" w14:textId="4C2A1B06" w:rsidR="009303D9" w:rsidRDefault="00026EE1" w:rsidP="0004781E">
      <w:pPr>
        <w:pStyle w:val="references"/>
        <w:ind w:start="17.70pt" w:hanging="17.70pt"/>
      </w:pPr>
      <w:r w:rsidRPr="00026EE1">
        <w:t>Harrop, D., Das, R. and Tsao, D. (2017). Wearable Technology for Animals 2017-2027: Technologies, Markets, Forecasts: IDTechEx. [online] Idtechex.com. Available at: https://www.idtechex.com/en/research-report/wearable-technology-for-animals-2017-2027-technologies-markets-forecasts/488 [Accessed 5 Jan. 2020].</w:t>
      </w:r>
    </w:p>
    <w:p w14:paraId="331B9236" w14:textId="06ACF004" w:rsidR="009303D9" w:rsidRDefault="00026EE1" w:rsidP="0004781E">
      <w:pPr>
        <w:pStyle w:val="references"/>
        <w:ind w:start="17.70pt" w:hanging="17.70pt"/>
      </w:pPr>
      <w:r w:rsidRPr="00026EE1">
        <w:t>University of Pennsylvania School of Medicine. (2018, April 20). Animal study connects fear behavior, rhythmic breathing, brain smell center. </w:t>
      </w:r>
      <w:r w:rsidRPr="00026EE1">
        <w:rPr>
          <w:i/>
          <w:iCs/>
        </w:rPr>
        <w:t>ScienceDaily</w:t>
      </w:r>
      <w:r w:rsidRPr="00026EE1">
        <w:t>. Retrieved January 4, 2020 from www.sciencedaily.com/releases/2018/04/180420170558.htm</w:t>
      </w:r>
      <w:r w:rsidR="009303D9">
        <w:t>.</w:t>
      </w:r>
    </w:p>
    <w:p w14:paraId="43C4EA4C" w14:textId="7C3CE94F" w:rsidR="009303D9" w:rsidRDefault="005767F8" w:rsidP="0004781E">
      <w:pPr>
        <w:pStyle w:val="references"/>
        <w:ind w:start="17.70pt" w:hanging="17.70pt"/>
      </w:pPr>
      <w:r w:rsidRPr="005767F8">
        <w:t xml:space="preserve">Grassmann, M., Vlemincx, E., Leupoldt, A., Mittelstädt, J. and Van den Bergh, O. (2016). Respiratory Changes in Response to Cognitive Load: </w:t>
      </w:r>
      <w:r w:rsidRPr="005767F8">
        <w:lastRenderedPageBreak/>
        <w:t>A Systematic Review. [online] NCBI. Available at: https://www.ncbi.nlm.nih.gov/pmc/articles/PMC4923594/ [Accessed 5 Jan. 2020].</w:t>
      </w:r>
    </w:p>
    <w:p w14:paraId="745D46CA" w14:textId="624EB177" w:rsidR="009303D9" w:rsidRDefault="005767F8" w:rsidP="0004781E">
      <w:pPr>
        <w:pStyle w:val="references"/>
        <w:ind w:start="17.70pt" w:hanging="17.70pt"/>
      </w:pPr>
      <w:r w:rsidRPr="005767F8">
        <w:t>Al-Naji, A., J. Al-Askery, A., Gharghan, S. and Chahl, J. (2019). A System for Monitoring Breathing Activity Using an Ultrasonic Radar Detection with Low Power Consumption. [online] Mdpi.com. Available at: https://www.mdpi.com/2224-2708/8/2/32/pdf [Accessed 5 Jan. 2020].</w:t>
      </w:r>
    </w:p>
    <w:p w14:paraId="689104B7" w14:textId="7813573D" w:rsidR="009303D9" w:rsidRDefault="00E5279A" w:rsidP="00E5279A">
      <w:pPr>
        <w:pStyle w:val="references"/>
        <w:ind w:start="17.70pt" w:hanging="17.70pt"/>
      </w:pPr>
      <w:r w:rsidRPr="00E5279A">
        <w:t>A. BAINBRIDGE., F. (1920). THE RELATION BETWEEN RESPIRATION AND THE PULSE-RATE.. [online] Ncbi.nlm.nih.gov. Available at: https://www.ncbi.nlm.nih.gov/pmc/articles/PMC1405736/pdf/jphysiol01747-0064.pdf [Accessed 5 Jan. 2020].</w:t>
      </w:r>
    </w:p>
    <w:p w14:paraId="798E1462" w14:textId="77777777" w:rsidR="00836367"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pPr>
    </w:p>
    <w:p w14:paraId="657E8B71" w14:textId="25A52F9A" w:rsidR="00083E26" w:rsidRDefault="00083E26" w:rsidP="00083E26">
      <w:pPr>
        <w:pStyle w:val="references"/>
        <w:ind w:start="17.70pt" w:hanging="17.70pt"/>
      </w:pPr>
      <w:r w:rsidRPr="00083E26">
        <w:t>Adafruit Industries, “Waterproof DS18B20 Digital temperature sensor extras,” adafruit industries blog RSS. [Online]. Available: https://www.adafruit.com/product/381. [Accessed: 02-Feb-2020].</w:t>
      </w:r>
    </w:p>
    <w:p w14:paraId="34B5EFF7" w14:textId="1E4E8111" w:rsidR="00083E26" w:rsidRDefault="00083E26" w:rsidP="00083E26">
      <w:pPr>
        <w:pStyle w:val="references"/>
        <w:ind w:start="17.70pt" w:hanging="17.70pt"/>
      </w:pPr>
      <w:r>
        <w:rPr>
          <w:color w:val="333333"/>
          <w:shd w:val="clear" w:color="auto" w:fill="FFFFFF"/>
        </w:rPr>
        <w:t>Adafruit Industries, “Lithium Ion Polymer Battery - 3.7v 350mAh,” </w:t>
      </w:r>
      <w:r>
        <w:rPr>
          <w:i/>
          <w:iCs/>
          <w:color w:val="333333"/>
        </w:rPr>
        <w:t>adafruit industries blog RSS</w:t>
      </w:r>
      <w:r>
        <w:rPr>
          <w:color w:val="333333"/>
          <w:shd w:val="clear" w:color="auto" w:fill="FFFFFF"/>
        </w:rPr>
        <w:t>. [Online]. Available: https://www.adafruit.com/product/2750. [Accessed: 02-Feb-2020].</w:t>
      </w:r>
    </w:p>
    <w:p w14:paraId="42C39AFE" w14:textId="74B17669" w:rsidR="00083E26" w:rsidRDefault="00083E26" w:rsidP="00083E26">
      <w:pPr>
        <w:pStyle w:val="references"/>
        <w:ind w:start="17.70pt" w:hanging="17.70pt"/>
      </w:pPr>
      <w:r>
        <w:rPr>
          <w:color w:val="333333"/>
          <w:shd w:val="clear" w:color="auto" w:fill="FFFFFF"/>
        </w:rPr>
        <w:t>“ESP32 Resources: Espressif Systems,” </w:t>
      </w:r>
      <w:r>
        <w:rPr>
          <w:i/>
          <w:iCs/>
          <w:color w:val="333333"/>
        </w:rPr>
        <w:t>ESP32 Resources | Espressif Systems</w:t>
      </w:r>
      <w:r>
        <w:rPr>
          <w:color w:val="333333"/>
          <w:shd w:val="clear" w:color="auto" w:fill="FFFFFF"/>
        </w:rPr>
        <w:t>. [Online]. Available: https://www.espressif.com/en/products/hardware/esp32/resources. [Accessed: 02-Feb-2020].</w:t>
      </w:r>
    </w:p>
    <w:p w14:paraId="6427CA08" w14:textId="1DAB33FF" w:rsidR="00083E26" w:rsidRPr="00083E26" w:rsidRDefault="00083E26" w:rsidP="001E49C6">
      <w:pPr>
        <w:pStyle w:val="references"/>
        <w:ind w:start="17.70pt" w:hanging="17.70pt"/>
      </w:pPr>
      <w:r>
        <w:rPr>
          <w:color w:val="333333"/>
          <w:shd w:val="clear" w:color="auto" w:fill="FFFFFF"/>
        </w:rPr>
        <w:t>okyx10a, “okyx10a/Doggy_project,” </w:t>
      </w:r>
      <w:r>
        <w:rPr>
          <w:i/>
          <w:iCs/>
          <w:color w:val="333333"/>
        </w:rPr>
        <w:t>GitHub</w:t>
      </w:r>
      <w:r>
        <w:rPr>
          <w:color w:val="333333"/>
          <w:shd w:val="clear" w:color="auto" w:fill="FFFFFF"/>
        </w:rPr>
        <w:t>, 05-Jan-2020. [Online]. Available: https://github.com/okyx10a/Doggy_project. [Accessed: 02-Feb-2020].</w:t>
      </w:r>
    </w:p>
    <w:p w14:paraId="4BF679E1" w14:textId="24CDC76A" w:rsidR="00083E26" w:rsidRDefault="00083E26" w:rsidP="001E49C6">
      <w:pPr>
        <w:pStyle w:val="references"/>
        <w:ind w:start="17.70pt" w:hanging="17.70pt"/>
      </w:pPr>
      <w:r>
        <w:rPr>
          <w:color w:val="333333"/>
          <w:shd w:val="clear" w:color="auto" w:fill="FFFFFF"/>
        </w:rPr>
        <w:t>L. Ada, “Adafruit HUZZAH32 - ESP32 Feather,” </w:t>
      </w:r>
      <w:r>
        <w:rPr>
          <w:i/>
          <w:iCs/>
          <w:color w:val="333333"/>
        </w:rPr>
        <w:t>Adafruit Learning System</w:t>
      </w:r>
      <w:r>
        <w:rPr>
          <w:color w:val="333333"/>
          <w:shd w:val="clear" w:color="auto" w:fill="FFFFFF"/>
        </w:rPr>
        <w:t>. [Online]. Available: https://learn.adafruit.com/adafruit-huzzah32-esp32-feather. [Accessed: 02-Feb-2020].</w:t>
      </w:r>
    </w:p>
    <w:p w14:paraId="699F2E57" w14:textId="77777777" w:rsidR="001E49C6" w:rsidRDefault="001E49C6" w:rsidP="008B6524">
      <w:pPr>
        <w:pStyle w:val="references"/>
        <w:numPr>
          <w:ilvl w:val="0"/>
          <w:numId w:val="0"/>
        </w:numPr>
        <w:spacing w:line="12pt" w:lineRule="auto"/>
        <w:ind w:start="18pt" w:hanging="18pt"/>
        <w:jc w:val="center"/>
        <w:rPr>
          <w:rFonts w:eastAsia="宋体"/>
          <w:b/>
          <w:noProof w:val="0"/>
          <w:color w:val="FF0000"/>
          <w:spacing w:val="-1"/>
          <w:sz w:val="20"/>
          <w:szCs w:val="20"/>
          <w:lang w:eastAsia="x-none"/>
        </w:rPr>
      </w:pPr>
    </w:p>
    <w:p w14:paraId="1E6ED2C0" w14:textId="0FA28A45" w:rsidR="00083E26" w:rsidRPr="001E49C6" w:rsidRDefault="00083E26" w:rsidP="008B6524">
      <w:pPr>
        <w:pStyle w:val="references"/>
        <w:numPr>
          <w:ilvl w:val="0"/>
          <w:numId w:val="0"/>
        </w:numPr>
        <w:spacing w:line="12pt" w:lineRule="auto"/>
        <w:ind w:start="18pt" w:hanging="18pt"/>
        <w:jc w:val="center"/>
        <w:rPr>
          <w:rFonts w:eastAsia="宋体"/>
          <w:b/>
          <w:noProof w:val="0"/>
          <w:color w:val="FF0000"/>
          <w:spacing w:val="-1"/>
          <w:sz w:val="20"/>
          <w:szCs w:val="20"/>
          <w:lang w:eastAsia="x-none"/>
        </w:rPr>
        <w:sectPr w:rsidR="00083E26" w:rsidRPr="001E49C6" w:rsidSect="003B4E04">
          <w:type w:val="continuous"/>
          <w:pgSz w:w="595.30pt" w:h="841.90pt" w:code="9"/>
          <w:pgMar w:top="54pt" w:right="45.35pt" w:bottom="72pt" w:left="45.35pt" w:header="36pt" w:footer="36pt" w:gutter="0pt"/>
          <w:cols w:num="2" w:space="18pt"/>
          <w:docGrid w:linePitch="360"/>
        </w:sectPr>
      </w:pPr>
    </w:p>
    <w:p w14:paraId="1C97C34E" w14:textId="59788A6E" w:rsidR="009303D9" w:rsidRDefault="009303D9" w:rsidP="00F037E6"/>
    <w:sectPr w:rsidR="009303D9"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0" w:author="egz" w:date="2020-02-02T14:06:00Z" w:initials="e">
    <w:p w14:paraId="1374BE1F" w14:textId="70357022" w:rsidR="00022E89" w:rsidRDefault="00022E89">
      <w:pPr>
        <w:pStyle w:val="af"/>
      </w:pPr>
      <w:r>
        <w:rPr>
          <w:rStyle w:val="ae"/>
        </w:rPr>
        <w:annotationRef/>
      </w:r>
      <w:r>
        <w:t>Please remove space or reload the material in the right IEEE template for conference papers.</w:t>
      </w:r>
    </w:p>
  </w:comment>
  <w:comment w:id="1" w:author="egz" w:date="2020-02-02T14:07:00Z" w:initials="e">
    <w:p w14:paraId="4D1BB1DA" w14:textId="156E51EB" w:rsidR="00022E89" w:rsidRDefault="00022E89">
      <w:pPr>
        <w:pStyle w:val="af"/>
      </w:pPr>
      <w:r>
        <w:rPr>
          <w:rStyle w:val="ae"/>
        </w:rPr>
        <w:annotationRef/>
      </w:r>
      <w:r>
        <w:t>Ebrahim will change.</w:t>
      </w:r>
    </w:p>
  </w:comment>
  <w:comment w:id="2" w:author="egz" w:date="2020-02-02T17:38:00Z" w:initials="e">
    <w:p w14:paraId="188E485A" w14:textId="168A9317" w:rsidR="009066EE" w:rsidRDefault="009066EE">
      <w:pPr>
        <w:pStyle w:val="af"/>
      </w:pPr>
      <w:r>
        <w:rPr>
          <w:rStyle w:val="ae"/>
        </w:rPr>
        <w:annotationRef/>
      </w:r>
      <w:r>
        <w:t xml:space="preserve">Add references on yellow brakets </w:t>
      </w:r>
    </w:p>
  </w:comment>
  <w:comment w:id="3" w:author="egz" w:date="2020-02-02T14:09:00Z" w:initials="e">
    <w:p w14:paraId="38D49A41" w14:textId="3B2BD0F0" w:rsidR="00022E89" w:rsidRDefault="00022E89">
      <w:pPr>
        <w:pStyle w:val="af"/>
      </w:pPr>
      <w:r>
        <w:rPr>
          <w:rStyle w:val="ae"/>
        </w:rPr>
        <w:annotationRef/>
      </w:r>
      <w:r>
        <w:t>Add 2-3 related references</w:t>
      </w:r>
    </w:p>
  </w:comment>
  <w:comment w:id="4" w:author="egz" w:date="2020-02-02T14:21:00Z" w:initials="e">
    <w:p w14:paraId="6D985A7C" w14:textId="198A37FD" w:rsidR="00ED672C" w:rsidRDefault="00ED672C">
      <w:pPr>
        <w:pStyle w:val="af"/>
      </w:pPr>
      <w:r>
        <w:rPr>
          <w:rStyle w:val="ae"/>
        </w:rPr>
        <w:annotationRef/>
      </w:r>
      <w:r>
        <w:t>Add a couple more paper</w:t>
      </w:r>
    </w:p>
  </w:comment>
  <w:comment w:id="6" w:author="Owen 乔" w:date="2020-02-05T22:07:00Z" w:initials="O乔">
    <w:p w14:paraId="2DEDB356" w14:textId="53FF478E" w:rsidR="007F5B90" w:rsidRDefault="007F5B90">
      <w:pPr>
        <w:pStyle w:val="af"/>
      </w:pPr>
      <w:r>
        <w:rPr>
          <w:rStyle w:val="ae"/>
        </w:rPr>
        <w:annotationRef/>
      </w:r>
      <w:r>
        <w:t>rephrase</w:t>
      </w:r>
    </w:p>
  </w:comment>
  <w:comment w:id="7" w:author="egz" w:date="2020-02-02T17:41:00Z" w:initials="e">
    <w:p w14:paraId="246E371B" w14:textId="4BDDA698" w:rsidR="009066EE" w:rsidRDefault="009066EE">
      <w:pPr>
        <w:pStyle w:val="af"/>
      </w:pPr>
      <w:r>
        <w:rPr>
          <w:rStyle w:val="ae"/>
        </w:rPr>
        <w:annotationRef/>
      </w:r>
      <w:r>
        <w:t>References??</w:t>
      </w:r>
    </w:p>
  </w:comment>
  <w:comment w:id="9" w:author="egz" w:date="2020-02-02T17:54:00Z" w:initials="e">
    <w:p w14:paraId="5F88AF83" w14:textId="2061EB84" w:rsidR="00CD2F53" w:rsidRDefault="00CD2F53">
      <w:pPr>
        <w:pStyle w:val="af"/>
      </w:pPr>
      <w:r>
        <w:rPr>
          <w:rStyle w:val="ae"/>
        </w:rPr>
        <w:annotationRef/>
      </w:r>
      <w:r>
        <w:t>Figures have not been cited,,,, in the text</w:t>
      </w:r>
    </w:p>
  </w:comment>
  <w:comment w:id="10" w:author="egz" w:date="2020-02-02T13:46:00Z" w:initials="e">
    <w:p w14:paraId="09BBCAB8" w14:textId="38DD1E44" w:rsidR="00022E89" w:rsidRDefault="00022E89">
      <w:pPr>
        <w:pStyle w:val="af"/>
      </w:pPr>
      <w:r>
        <w:rPr>
          <w:rStyle w:val="ae"/>
        </w:rPr>
        <w:annotationRef/>
      </w:r>
      <w:r>
        <w:t>Please convert the format of references to IEEE format as seen in this reference,</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1374BE1F" w15:done="0"/>
  <w15:commentEx w15:paraId="4D1BB1DA" w15:done="0"/>
  <w15:commentEx w15:paraId="188E485A" w15:done="0"/>
  <w15:commentEx w15:paraId="38D49A41" w15:done="0"/>
  <w15:commentEx w15:paraId="6D985A7C" w15:done="0"/>
  <w15:commentEx w15:paraId="2DEDB356" w15:done="1"/>
  <w15:commentEx w15:paraId="246E371B" w15:done="0"/>
  <w15:commentEx w15:paraId="5F88AF83" w15:done="0"/>
  <w15:commentEx w15:paraId="09BBCAB8" w15:done="0"/>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1374BE1F" w16cid:durableId="21E155F0"/>
  <w16cid:commentId w16cid:paraId="4D1BB1DA" w16cid:durableId="21E15636"/>
  <w16cid:commentId w16cid:paraId="188E485A" w16cid:durableId="21E187AE"/>
  <w16cid:commentId w16cid:paraId="38D49A41" w16cid:durableId="21E156B7"/>
  <w16cid:commentId w16cid:paraId="6D985A7C" w16cid:durableId="21E1596D"/>
  <w16cid:commentId w16cid:paraId="2DEDB356" w16cid:durableId="21E5BB2F"/>
  <w16cid:commentId w16cid:paraId="246E371B" w16cid:durableId="21E1883A"/>
  <w16cid:commentId w16cid:paraId="5F88AF83" w16cid:durableId="21E18B60"/>
  <w16cid:commentId w16cid:paraId="09BBCAB8" w16cid:durableId="21E1511A"/>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0847515" w14:textId="77777777" w:rsidR="0074034B" w:rsidRDefault="0074034B" w:rsidP="001A3B3D">
      <w:r>
        <w:separator/>
      </w:r>
    </w:p>
  </w:endnote>
  <w:endnote w:type="continuationSeparator" w:id="0">
    <w:p w14:paraId="691307D7" w14:textId="77777777" w:rsidR="0074034B" w:rsidRDefault="0074034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dvTT5235d5a9">
    <w:altName w:val="Cambria"/>
    <w:panose1 w:val="00000000000000000000"/>
    <w:charset w:characterSet="iso-8859-1"/>
    <w:family w:val="roman"/>
    <w:notTrueType/>
    <w:pitch w:val="default"/>
  </w:font>
  <w:font w:name="AdvTT5235d5a9+20">
    <w:altName w:val="Cambria"/>
    <w:panose1 w:val="00000000000000000000"/>
    <w:charset w:characterSet="iso-8859-1"/>
    <w:family w:val="roman"/>
    <w:notTrueType/>
    <w:pitch w:val="default"/>
  </w:font>
  <w:font w:name="Microsoft YaHei UI">
    <w:panose1 w:val="020B0503020204020204"/>
    <w:charset w:characterSet="GBK"/>
    <w:family w:val="swiss"/>
    <w:pitch w:val="variable"/>
    <w:sig w:usb0="80000287" w:usb1="2ACF3C50" w:usb2="00000016" w:usb3="00000000" w:csb0="0004001F" w:csb1="00000000"/>
  </w:font>
  <w:font w:name="Lucida Sans Unicode">
    <w:panose1 w:val="020B0602030504020204"/>
    <w:charset w:characterSet="iso-8859-1"/>
    <w:family w:val="swiss"/>
    <w:pitch w:val="variable"/>
    <w:sig w:usb0="80000AFF" w:usb1="0000396B" w:usb2="00000000" w:usb3="00000000" w:csb0="000000B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96B4793"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115BC34A" w14:textId="77777777" w:rsidR="0074034B" w:rsidRDefault="0074034B" w:rsidP="001A3B3D">
      <w:r>
        <w:separator/>
      </w:r>
    </w:p>
  </w:footnote>
  <w:footnote w:type="continuationSeparator" w:id="0">
    <w:p w14:paraId="56511F85" w14:textId="77777777" w:rsidR="0074034B" w:rsidRDefault="0074034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E380968"/>
    <w:multiLevelType w:val="multilevel"/>
    <w:tmpl w:val="02D633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11A23F3"/>
    <w:multiLevelType w:val="hybridMultilevel"/>
    <w:tmpl w:val="983E01D8"/>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27pt"/>
        </w:tabs>
        <w:ind w:start="23.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FAB22740"/>
    <w:lvl w:ilvl="0" w:tplc="91A60A5E">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6D9B11F2"/>
    <w:multiLevelType w:val="multilevel"/>
    <w:tmpl w:val="274614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7371769B"/>
    <w:multiLevelType w:val="hybridMultilevel"/>
    <w:tmpl w:val="D3EE0DD0"/>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abstractNum w:abstractNumId="25" w15:restartNumberingAfterBreak="0">
    <w:nsid w:val="76B145DC"/>
    <w:multiLevelType w:val="hybridMultilevel"/>
    <w:tmpl w:val="91783E1A"/>
    <w:lvl w:ilvl="0" w:tplc="10090001">
      <w:start w:val="1"/>
      <w:numFmt w:val="bullet"/>
      <w:lvlText w:val=""/>
      <w:lvlJc w:val="start"/>
      <w:pPr>
        <w:ind w:start="36pt" w:hanging="18pt"/>
      </w:pPr>
      <w:rPr>
        <w:rFonts w:ascii="Symbol" w:hAnsi="Symbol" w:hint="default"/>
      </w:rPr>
    </w:lvl>
    <w:lvl w:ilvl="1" w:tplc="10090003" w:tentative="1">
      <w:start w:val="1"/>
      <w:numFmt w:val="bullet"/>
      <w:lvlText w:val="o"/>
      <w:lvlJc w:val="start"/>
      <w:pPr>
        <w:ind w:start="72pt" w:hanging="18pt"/>
      </w:pPr>
      <w:rPr>
        <w:rFonts w:ascii="Courier New" w:hAnsi="Courier New" w:cs="Courier New" w:hint="default"/>
      </w:rPr>
    </w:lvl>
    <w:lvl w:ilvl="2" w:tplc="10090005" w:tentative="1">
      <w:start w:val="1"/>
      <w:numFmt w:val="bullet"/>
      <w:lvlText w:val=""/>
      <w:lvlJc w:val="start"/>
      <w:pPr>
        <w:ind w:start="108pt" w:hanging="18pt"/>
      </w:pPr>
      <w:rPr>
        <w:rFonts w:ascii="Wingdings" w:hAnsi="Wingdings" w:hint="default"/>
      </w:rPr>
    </w:lvl>
    <w:lvl w:ilvl="3" w:tplc="10090001" w:tentative="1">
      <w:start w:val="1"/>
      <w:numFmt w:val="bullet"/>
      <w:lvlText w:val=""/>
      <w:lvlJc w:val="start"/>
      <w:pPr>
        <w:ind w:start="144pt" w:hanging="18pt"/>
      </w:pPr>
      <w:rPr>
        <w:rFonts w:ascii="Symbol" w:hAnsi="Symbol" w:hint="default"/>
      </w:rPr>
    </w:lvl>
    <w:lvl w:ilvl="4" w:tplc="10090003" w:tentative="1">
      <w:start w:val="1"/>
      <w:numFmt w:val="bullet"/>
      <w:lvlText w:val="o"/>
      <w:lvlJc w:val="start"/>
      <w:pPr>
        <w:ind w:start="180pt" w:hanging="18pt"/>
      </w:pPr>
      <w:rPr>
        <w:rFonts w:ascii="Courier New" w:hAnsi="Courier New" w:cs="Courier New" w:hint="default"/>
      </w:rPr>
    </w:lvl>
    <w:lvl w:ilvl="5" w:tplc="10090005" w:tentative="1">
      <w:start w:val="1"/>
      <w:numFmt w:val="bullet"/>
      <w:lvlText w:val=""/>
      <w:lvlJc w:val="start"/>
      <w:pPr>
        <w:ind w:start="216pt" w:hanging="18pt"/>
      </w:pPr>
      <w:rPr>
        <w:rFonts w:ascii="Wingdings" w:hAnsi="Wingdings" w:hint="default"/>
      </w:rPr>
    </w:lvl>
    <w:lvl w:ilvl="6" w:tplc="10090001" w:tentative="1">
      <w:start w:val="1"/>
      <w:numFmt w:val="bullet"/>
      <w:lvlText w:val=""/>
      <w:lvlJc w:val="start"/>
      <w:pPr>
        <w:ind w:start="252pt" w:hanging="18pt"/>
      </w:pPr>
      <w:rPr>
        <w:rFonts w:ascii="Symbol" w:hAnsi="Symbol" w:hint="default"/>
      </w:rPr>
    </w:lvl>
    <w:lvl w:ilvl="7" w:tplc="10090003" w:tentative="1">
      <w:start w:val="1"/>
      <w:numFmt w:val="bullet"/>
      <w:lvlText w:val="o"/>
      <w:lvlJc w:val="start"/>
      <w:pPr>
        <w:ind w:start="288pt" w:hanging="18pt"/>
      </w:pPr>
      <w:rPr>
        <w:rFonts w:ascii="Courier New" w:hAnsi="Courier New" w:cs="Courier New" w:hint="default"/>
      </w:rPr>
    </w:lvl>
    <w:lvl w:ilvl="8" w:tplc="10090005" w:tentative="1">
      <w:start w:val="1"/>
      <w:numFmt w:val="bullet"/>
      <w:lvlText w:val=""/>
      <w:lvlJc w:val="start"/>
      <w:pPr>
        <w:ind w:start="324pt" w:hanging="18pt"/>
      </w:pPr>
      <w:rPr>
        <w:rFonts w:ascii="Wingdings" w:hAnsi="Wingdings" w:hint="default"/>
      </w:r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3"/>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4"/>
  </w:num>
  <w:num w:numId="26">
    <w:abstractNumId w:val="24"/>
  </w:num>
  <w:num w:numId="27">
    <w:abstractNumId w:val="21"/>
    <w:lvlOverride w:ilvl="0">
      <w:startOverride w:val="1"/>
    </w:lvlOverride>
  </w:num>
  <w:num w:numId="28">
    <w:abstractNumId w:val="21"/>
    <w:lvlOverride w:ilvl="0">
      <w:startOverride w:val="1"/>
    </w:lvlOverride>
  </w:num>
  <w:num w:numId="29">
    <w:abstractNumId w:val="21"/>
    <w:lvlOverride w:ilvl="0">
      <w:startOverride w:val="1"/>
    </w:lvlOverride>
  </w:num>
  <w:num w:numId="30">
    <w:abstractNumId w:val="20"/>
  </w:num>
  <w:num w:numId="31">
    <w:abstractNumId w:val="20"/>
  </w:num>
  <w:num w:numId="32">
    <w:abstractNumId w:val="20"/>
  </w:num>
  <w:num w:numId="33">
    <w:abstractNumId w:val="20"/>
  </w:num>
  <w:num w:numId="34">
    <w:abstractNumId w:val="20"/>
  </w:num>
  <w:num w:numId="35">
    <w:abstractNumId w:val="12"/>
  </w:num>
  <w:num w:numId="36">
    <w:abstractNumId w:val="25"/>
  </w:num>
  <w:num w:numId="37">
    <w:abstractNumId w:val="23"/>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egz">
    <w15:presenceInfo w15:providerId="None" w15:userId="egz"/>
  </w15:person>
  <w15:person w15:author="Owen 乔">
    <w15:presenceInfo w15:providerId="Windows Live" w15:userId="9b09631f0d7e15d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NDA0NLU0sDA3tjBT0lEKTi0uzszPAykwNKoFAGfowXEtAAAA"/>
  </w:docVars>
  <w:rsids>
    <w:rsidRoot w:val="009303D9"/>
    <w:rsid w:val="00012C3E"/>
    <w:rsid w:val="00022E89"/>
    <w:rsid w:val="00026EE1"/>
    <w:rsid w:val="000421B3"/>
    <w:rsid w:val="0004781E"/>
    <w:rsid w:val="000638DD"/>
    <w:rsid w:val="00083E26"/>
    <w:rsid w:val="0008758A"/>
    <w:rsid w:val="000963BF"/>
    <w:rsid w:val="000A3035"/>
    <w:rsid w:val="000C1E68"/>
    <w:rsid w:val="001337A6"/>
    <w:rsid w:val="001A2EFD"/>
    <w:rsid w:val="001A3B3D"/>
    <w:rsid w:val="001B34A7"/>
    <w:rsid w:val="001B67DC"/>
    <w:rsid w:val="001E49C6"/>
    <w:rsid w:val="00217F63"/>
    <w:rsid w:val="002254A9"/>
    <w:rsid w:val="00233D97"/>
    <w:rsid w:val="002346EE"/>
    <w:rsid w:val="002347A2"/>
    <w:rsid w:val="002726AD"/>
    <w:rsid w:val="0027623F"/>
    <w:rsid w:val="00283FBC"/>
    <w:rsid w:val="002850E3"/>
    <w:rsid w:val="00292306"/>
    <w:rsid w:val="002967D8"/>
    <w:rsid w:val="002C0AF1"/>
    <w:rsid w:val="002E2EE0"/>
    <w:rsid w:val="002F570C"/>
    <w:rsid w:val="00310642"/>
    <w:rsid w:val="00315C96"/>
    <w:rsid w:val="00323D16"/>
    <w:rsid w:val="00340D2E"/>
    <w:rsid w:val="00354FCF"/>
    <w:rsid w:val="003626F0"/>
    <w:rsid w:val="003A19E2"/>
    <w:rsid w:val="003B2B40"/>
    <w:rsid w:val="003B4E04"/>
    <w:rsid w:val="003C76E8"/>
    <w:rsid w:val="003E3486"/>
    <w:rsid w:val="003F5A08"/>
    <w:rsid w:val="00420716"/>
    <w:rsid w:val="00423A62"/>
    <w:rsid w:val="0043108C"/>
    <w:rsid w:val="004325FB"/>
    <w:rsid w:val="00437F20"/>
    <w:rsid w:val="004432BA"/>
    <w:rsid w:val="0044407E"/>
    <w:rsid w:val="00447BB9"/>
    <w:rsid w:val="0046031D"/>
    <w:rsid w:val="0047387B"/>
    <w:rsid w:val="00473AC9"/>
    <w:rsid w:val="00474823"/>
    <w:rsid w:val="00492F26"/>
    <w:rsid w:val="004960F1"/>
    <w:rsid w:val="004D72B5"/>
    <w:rsid w:val="004F0FC0"/>
    <w:rsid w:val="004F1A15"/>
    <w:rsid w:val="00522813"/>
    <w:rsid w:val="00530511"/>
    <w:rsid w:val="00551B7F"/>
    <w:rsid w:val="005566C0"/>
    <w:rsid w:val="00557E25"/>
    <w:rsid w:val="0056108A"/>
    <w:rsid w:val="0056610F"/>
    <w:rsid w:val="00575BCA"/>
    <w:rsid w:val="005767F8"/>
    <w:rsid w:val="00580670"/>
    <w:rsid w:val="005814FA"/>
    <w:rsid w:val="005A0A85"/>
    <w:rsid w:val="005A2B12"/>
    <w:rsid w:val="005B0344"/>
    <w:rsid w:val="005B520E"/>
    <w:rsid w:val="005E2800"/>
    <w:rsid w:val="00605825"/>
    <w:rsid w:val="006221B8"/>
    <w:rsid w:val="00645D22"/>
    <w:rsid w:val="00651A08"/>
    <w:rsid w:val="00654204"/>
    <w:rsid w:val="006551B4"/>
    <w:rsid w:val="00670434"/>
    <w:rsid w:val="00695961"/>
    <w:rsid w:val="006A2C3B"/>
    <w:rsid w:val="006B0EA7"/>
    <w:rsid w:val="006B6B66"/>
    <w:rsid w:val="006E5808"/>
    <w:rsid w:val="006E65C1"/>
    <w:rsid w:val="006F6D3D"/>
    <w:rsid w:val="00707A4D"/>
    <w:rsid w:val="00715BEA"/>
    <w:rsid w:val="007175C6"/>
    <w:rsid w:val="00720C0A"/>
    <w:rsid w:val="0074034B"/>
    <w:rsid w:val="00740EEA"/>
    <w:rsid w:val="00741BC9"/>
    <w:rsid w:val="00794731"/>
    <w:rsid w:val="00794804"/>
    <w:rsid w:val="007B33F1"/>
    <w:rsid w:val="007B6DDA"/>
    <w:rsid w:val="007C0308"/>
    <w:rsid w:val="007C2FF2"/>
    <w:rsid w:val="007D6232"/>
    <w:rsid w:val="007E6063"/>
    <w:rsid w:val="007E7066"/>
    <w:rsid w:val="007F1F99"/>
    <w:rsid w:val="007F5B90"/>
    <w:rsid w:val="007F768F"/>
    <w:rsid w:val="0080791D"/>
    <w:rsid w:val="00812ACE"/>
    <w:rsid w:val="0082528E"/>
    <w:rsid w:val="008323C0"/>
    <w:rsid w:val="00834C59"/>
    <w:rsid w:val="00836367"/>
    <w:rsid w:val="00854D99"/>
    <w:rsid w:val="00873603"/>
    <w:rsid w:val="008A2C7D"/>
    <w:rsid w:val="008B6524"/>
    <w:rsid w:val="008C1D5C"/>
    <w:rsid w:val="008C2036"/>
    <w:rsid w:val="008C4B23"/>
    <w:rsid w:val="008E3DF9"/>
    <w:rsid w:val="008F1C14"/>
    <w:rsid w:val="008F6E2C"/>
    <w:rsid w:val="009066EE"/>
    <w:rsid w:val="009303D9"/>
    <w:rsid w:val="00933C64"/>
    <w:rsid w:val="00972203"/>
    <w:rsid w:val="009730E1"/>
    <w:rsid w:val="009756B0"/>
    <w:rsid w:val="00980110"/>
    <w:rsid w:val="009852AF"/>
    <w:rsid w:val="009E2A47"/>
    <w:rsid w:val="009E50CE"/>
    <w:rsid w:val="009E528A"/>
    <w:rsid w:val="009F1D79"/>
    <w:rsid w:val="00A059B3"/>
    <w:rsid w:val="00A3340F"/>
    <w:rsid w:val="00A53CBC"/>
    <w:rsid w:val="00A642B5"/>
    <w:rsid w:val="00A82F3C"/>
    <w:rsid w:val="00A8371E"/>
    <w:rsid w:val="00AA2FE3"/>
    <w:rsid w:val="00AD302C"/>
    <w:rsid w:val="00AE3409"/>
    <w:rsid w:val="00B046EE"/>
    <w:rsid w:val="00B10694"/>
    <w:rsid w:val="00B11A60"/>
    <w:rsid w:val="00B1303C"/>
    <w:rsid w:val="00B22613"/>
    <w:rsid w:val="00B23F06"/>
    <w:rsid w:val="00B44A76"/>
    <w:rsid w:val="00B51CB9"/>
    <w:rsid w:val="00B768D1"/>
    <w:rsid w:val="00B97266"/>
    <w:rsid w:val="00BA1025"/>
    <w:rsid w:val="00BB60B9"/>
    <w:rsid w:val="00BC3420"/>
    <w:rsid w:val="00BD436E"/>
    <w:rsid w:val="00BD670B"/>
    <w:rsid w:val="00BE22D9"/>
    <w:rsid w:val="00BE7D3C"/>
    <w:rsid w:val="00BF5FF6"/>
    <w:rsid w:val="00C0207F"/>
    <w:rsid w:val="00C16117"/>
    <w:rsid w:val="00C3075A"/>
    <w:rsid w:val="00C61A92"/>
    <w:rsid w:val="00C777D1"/>
    <w:rsid w:val="00C8529F"/>
    <w:rsid w:val="00C919A4"/>
    <w:rsid w:val="00CA4392"/>
    <w:rsid w:val="00CA5F67"/>
    <w:rsid w:val="00CA7465"/>
    <w:rsid w:val="00CC393F"/>
    <w:rsid w:val="00CC57DC"/>
    <w:rsid w:val="00CC66F5"/>
    <w:rsid w:val="00CD2F53"/>
    <w:rsid w:val="00D00097"/>
    <w:rsid w:val="00D157B4"/>
    <w:rsid w:val="00D2176E"/>
    <w:rsid w:val="00D31B01"/>
    <w:rsid w:val="00D632BE"/>
    <w:rsid w:val="00D72D06"/>
    <w:rsid w:val="00D7522C"/>
    <w:rsid w:val="00D7536F"/>
    <w:rsid w:val="00D76668"/>
    <w:rsid w:val="00D83E29"/>
    <w:rsid w:val="00DA18FB"/>
    <w:rsid w:val="00DA55FA"/>
    <w:rsid w:val="00DC4A20"/>
    <w:rsid w:val="00DC5F97"/>
    <w:rsid w:val="00DE7C41"/>
    <w:rsid w:val="00E04237"/>
    <w:rsid w:val="00E0558D"/>
    <w:rsid w:val="00E07383"/>
    <w:rsid w:val="00E165BC"/>
    <w:rsid w:val="00E5279A"/>
    <w:rsid w:val="00E53C86"/>
    <w:rsid w:val="00E61E12"/>
    <w:rsid w:val="00E70FA9"/>
    <w:rsid w:val="00E74243"/>
    <w:rsid w:val="00E743C7"/>
    <w:rsid w:val="00E7596C"/>
    <w:rsid w:val="00E81775"/>
    <w:rsid w:val="00E85C5B"/>
    <w:rsid w:val="00E878F2"/>
    <w:rsid w:val="00E92A9A"/>
    <w:rsid w:val="00E94F0D"/>
    <w:rsid w:val="00EA119D"/>
    <w:rsid w:val="00EB0F63"/>
    <w:rsid w:val="00EB2F9F"/>
    <w:rsid w:val="00EB6BBC"/>
    <w:rsid w:val="00ED0149"/>
    <w:rsid w:val="00ED5BEC"/>
    <w:rsid w:val="00ED672C"/>
    <w:rsid w:val="00EE5FB6"/>
    <w:rsid w:val="00EF7DE3"/>
    <w:rsid w:val="00F03103"/>
    <w:rsid w:val="00F037E6"/>
    <w:rsid w:val="00F07712"/>
    <w:rsid w:val="00F17415"/>
    <w:rsid w:val="00F271DE"/>
    <w:rsid w:val="00F627DA"/>
    <w:rsid w:val="00F7288F"/>
    <w:rsid w:val="00F81E15"/>
    <w:rsid w:val="00F847A6"/>
    <w:rsid w:val="00F9441B"/>
    <w:rsid w:val="00F95FE7"/>
    <w:rsid w:val="00FA2525"/>
    <w:rsid w:val="00FA4C32"/>
    <w:rsid w:val="00FA549A"/>
    <w:rsid w:val="00FA7799"/>
    <w:rsid w:val="00FB553C"/>
    <w:rsid w:val="00FC682B"/>
    <w:rsid w:val="00FE6009"/>
    <w:rsid w:val="00FE7114"/>
    <w:rsid w:val="00FF12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0A8A7D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27pt"/>
        <w:tab w:val="num" w:pos="14.40pt"/>
      </w:tabs>
      <w:spacing w:before="6pt" w:after="3pt"/>
      <w:ind w:start="14.40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fontstyle01">
    <w:name w:val="fontstyle01"/>
    <w:basedOn w:val="a0"/>
    <w:rsid w:val="002726AD"/>
    <w:rPr>
      <w:rFonts w:ascii="AdvTT5235d5a9" w:hAnsi="AdvTT5235d5a9" w:hint="default"/>
      <w:b w:val="0"/>
      <w:bCs w:val="0"/>
      <w:i w:val="0"/>
      <w:iCs w:val="0"/>
      <w:color w:val="242021"/>
      <w:sz w:val="16"/>
      <w:szCs w:val="16"/>
    </w:rPr>
  </w:style>
  <w:style w:type="character" w:customStyle="1" w:styleId="fontstyle21">
    <w:name w:val="fontstyle21"/>
    <w:basedOn w:val="a0"/>
    <w:rsid w:val="002726AD"/>
    <w:rPr>
      <w:rFonts w:ascii="AdvTT5235d5a9+20" w:hAnsi="AdvTT5235d5a9+20" w:hint="default"/>
      <w:b w:val="0"/>
      <w:bCs w:val="0"/>
      <w:i w:val="0"/>
      <w:iCs w:val="0"/>
      <w:color w:val="303192"/>
      <w:sz w:val="16"/>
      <w:szCs w:val="16"/>
    </w:rPr>
  </w:style>
  <w:style w:type="paragraph" w:styleId="a9">
    <w:name w:val="Quote"/>
    <w:basedOn w:val="a"/>
    <w:next w:val="a"/>
    <w:link w:val="aa"/>
    <w:uiPriority w:val="29"/>
    <w:qFormat/>
    <w:rsid w:val="002726AD"/>
    <w:pPr>
      <w:spacing w:before="10pt" w:after="8pt"/>
      <w:ind w:start="43.20pt" w:end="43.20pt"/>
    </w:pPr>
    <w:rPr>
      <w:i/>
      <w:iCs/>
      <w:color w:val="404040" w:themeColor="text1" w:themeTint="BF"/>
    </w:rPr>
  </w:style>
  <w:style w:type="character" w:customStyle="1" w:styleId="aa">
    <w:name w:val="引用 字符"/>
    <w:basedOn w:val="a0"/>
    <w:link w:val="a9"/>
    <w:uiPriority w:val="29"/>
    <w:rsid w:val="002726AD"/>
    <w:rPr>
      <w:i/>
      <w:iCs/>
      <w:color w:val="404040" w:themeColor="text1" w:themeTint="BF"/>
    </w:rPr>
  </w:style>
  <w:style w:type="character" w:styleId="ab">
    <w:name w:val="Subtle Emphasis"/>
    <w:basedOn w:val="a0"/>
    <w:uiPriority w:val="19"/>
    <w:qFormat/>
    <w:rsid w:val="002726AD"/>
    <w:rPr>
      <w:i/>
      <w:iCs/>
      <w:color w:val="404040" w:themeColor="text1" w:themeTint="BF"/>
    </w:rPr>
  </w:style>
  <w:style w:type="paragraph" w:styleId="ac">
    <w:name w:val="List Paragraph"/>
    <w:basedOn w:val="a"/>
    <w:uiPriority w:val="34"/>
    <w:qFormat/>
    <w:rsid w:val="00EB6BBC"/>
    <w:pPr>
      <w:ind w:start="36pt"/>
      <w:contextualSpacing/>
    </w:pPr>
  </w:style>
  <w:style w:type="character" w:styleId="ad">
    <w:name w:val="Emphasis"/>
    <w:basedOn w:val="a0"/>
    <w:uiPriority w:val="20"/>
    <w:qFormat/>
    <w:rsid w:val="00026EE1"/>
    <w:rPr>
      <w:i/>
      <w:iCs/>
    </w:rPr>
  </w:style>
  <w:style w:type="character" w:styleId="ae">
    <w:name w:val="annotation reference"/>
    <w:basedOn w:val="a0"/>
    <w:rsid w:val="00E5279A"/>
    <w:rPr>
      <w:sz w:val="16"/>
      <w:szCs w:val="16"/>
    </w:rPr>
  </w:style>
  <w:style w:type="paragraph" w:styleId="af">
    <w:name w:val="annotation text"/>
    <w:basedOn w:val="a"/>
    <w:link w:val="af0"/>
    <w:rsid w:val="00E5279A"/>
  </w:style>
  <w:style w:type="character" w:customStyle="1" w:styleId="af0">
    <w:name w:val="批注文字 字符"/>
    <w:basedOn w:val="a0"/>
    <w:link w:val="af"/>
    <w:rsid w:val="00E5279A"/>
  </w:style>
  <w:style w:type="paragraph" w:styleId="af1">
    <w:name w:val="annotation subject"/>
    <w:basedOn w:val="af"/>
    <w:next w:val="af"/>
    <w:link w:val="af2"/>
    <w:semiHidden/>
    <w:unhideWhenUsed/>
    <w:rsid w:val="00E5279A"/>
    <w:rPr>
      <w:b/>
      <w:bCs/>
    </w:rPr>
  </w:style>
  <w:style w:type="character" w:customStyle="1" w:styleId="af2">
    <w:name w:val="批注主题 字符"/>
    <w:basedOn w:val="af0"/>
    <w:link w:val="af1"/>
    <w:semiHidden/>
    <w:rsid w:val="00E5279A"/>
    <w:rPr>
      <w:b/>
      <w:bCs/>
    </w:rPr>
  </w:style>
  <w:style w:type="paragraph" w:styleId="af3">
    <w:name w:val="Balloon Text"/>
    <w:basedOn w:val="a"/>
    <w:link w:val="af4"/>
    <w:semiHidden/>
    <w:unhideWhenUsed/>
    <w:rsid w:val="00E5279A"/>
    <w:rPr>
      <w:rFonts w:ascii="Microsoft YaHei UI" w:eastAsia="Microsoft YaHei UI"/>
      <w:sz w:val="18"/>
      <w:szCs w:val="18"/>
    </w:rPr>
  </w:style>
  <w:style w:type="character" w:customStyle="1" w:styleId="af4">
    <w:name w:val="批注框文本 字符"/>
    <w:basedOn w:val="a0"/>
    <w:link w:val="af3"/>
    <w:semiHidden/>
    <w:rsid w:val="00E5279A"/>
    <w:rPr>
      <w:rFonts w:ascii="Microsoft YaHei UI" w:eastAsia="Microsoft YaHei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5951543">
      <w:bodyDiv w:val="1"/>
      <w:marLeft w:val="0pt"/>
      <w:marRight w:val="0pt"/>
      <w:marTop w:val="0pt"/>
      <w:marBottom w:val="0pt"/>
      <w:divBdr>
        <w:top w:val="none" w:sz="0" w:space="0" w:color="auto"/>
        <w:left w:val="none" w:sz="0" w:space="0" w:color="auto"/>
        <w:bottom w:val="none" w:sz="0" w:space="0" w:color="auto"/>
        <w:right w:val="none" w:sz="0" w:space="0" w:color="auto"/>
      </w:divBdr>
    </w:div>
    <w:div w:id="213591397">
      <w:bodyDiv w:val="1"/>
      <w:marLeft w:val="0pt"/>
      <w:marRight w:val="0pt"/>
      <w:marTop w:val="0pt"/>
      <w:marBottom w:val="0pt"/>
      <w:divBdr>
        <w:top w:val="none" w:sz="0" w:space="0" w:color="auto"/>
        <w:left w:val="none" w:sz="0" w:space="0" w:color="auto"/>
        <w:bottom w:val="none" w:sz="0" w:space="0" w:color="auto"/>
        <w:right w:val="none" w:sz="0" w:space="0" w:color="auto"/>
      </w:divBdr>
    </w:div>
    <w:div w:id="389379847">
      <w:bodyDiv w:val="1"/>
      <w:marLeft w:val="0pt"/>
      <w:marRight w:val="0pt"/>
      <w:marTop w:val="0pt"/>
      <w:marBottom w:val="0pt"/>
      <w:divBdr>
        <w:top w:val="none" w:sz="0" w:space="0" w:color="auto"/>
        <w:left w:val="none" w:sz="0" w:space="0" w:color="auto"/>
        <w:bottom w:val="none" w:sz="0" w:space="0" w:color="auto"/>
        <w:right w:val="none" w:sz="0" w:space="0" w:color="auto"/>
      </w:divBdr>
    </w:div>
    <w:div w:id="452330385">
      <w:bodyDiv w:val="1"/>
      <w:marLeft w:val="0pt"/>
      <w:marRight w:val="0pt"/>
      <w:marTop w:val="0pt"/>
      <w:marBottom w:val="0pt"/>
      <w:divBdr>
        <w:top w:val="none" w:sz="0" w:space="0" w:color="auto"/>
        <w:left w:val="none" w:sz="0" w:space="0" w:color="auto"/>
        <w:bottom w:val="none" w:sz="0" w:space="0" w:color="auto"/>
        <w:right w:val="none" w:sz="0" w:space="0" w:color="auto"/>
      </w:divBdr>
    </w:div>
    <w:div w:id="569654265">
      <w:bodyDiv w:val="1"/>
      <w:marLeft w:val="0pt"/>
      <w:marRight w:val="0pt"/>
      <w:marTop w:val="0pt"/>
      <w:marBottom w:val="0pt"/>
      <w:divBdr>
        <w:top w:val="none" w:sz="0" w:space="0" w:color="auto"/>
        <w:left w:val="none" w:sz="0" w:space="0" w:color="auto"/>
        <w:bottom w:val="none" w:sz="0" w:space="0" w:color="auto"/>
        <w:right w:val="none" w:sz="0" w:space="0" w:color="auto"/>
      </w:divBdr>
    </w:div>
    <w:div w:id="764957495">
      <w:bodyDiv w:val="1"/>
      <w:marLeft w:val="0pt"/>
      <w:marRight w:val="0pt"/>
      <w:marTop w:val="0pt"/>
      <w:marBottom w:val="0pt"/>
      <w:divBdr>
        <w:top w:val="none" w:sz="0" w:space="0" w:color="auto"/>
        <w:left w:val="none" w:sz="0" w:space="0" w:color="auto"/>
        <w:bottom w:val="none" w:sz="0" w:space="0" w:color="auto"/>
        <w:right w:val="none" w:sz="0" w:space="0" w:color="auto"/>
      </w:divBdr>
    </w:div>
    <w:div w:id="820268864">
      <w:bodyDiv w:val="1"/>
      <w:marLeft w:val="0pt"/>
      <w:marRight w:val="0pt"/>
      <w:marTop w:val="0pt"/>
      <w:marBottom w:val="0pt"/>
      <w:divBdr>
        <w:top w:val="none" w:sz="0" w:space="0" w:color="auto"/>
        <w:left w:val="none" w:sz="0" w:space="0" w:color="auto"/>
        <w:bottom w:val="none" w:sz="0" w:space="0" w:color="auto"/>
        <w:right w:val="none" w:sz="0" w:space="0" w:color="auto"/>
      </w:divBdr>
    </w:div>
    <w:div w:id="839123645">
      <w:bodyDiv w:val="1"/>
      <w:marLeft w:val="0pt"/>
      <w:marRight w:val="0pt"/>
      <w:marTop w:val="0pt"/>
      <w:marBottom w:val="0pt"/>
      <w:divBdr>
        <w:top w:val="none" w:sz="0" w:space="0" w:color="auto"/>
        <w:left w:val="none" w:sz="0" w:space="0" w:color="auto"/>
        <w:bottom w:val="none" w:sz="0" w:space="0" w:color="auto"/>
        <w:right w:val="none" w:sz="0" w:space="0" w:color="auto"/>
      </w:divBdr>
    </w:div>
    <w:div w:id="1462575076">
      <w:bodyDiv w:val="1"/>
      <w:marLeft w:val="0pt"/>
      <w:marRight w:val="0pt"/>
      <w:marTop w:val="0pt"/>
      <w:marBottom w:val="0pt"/>
      <w:divBdr>
        <w:top w:val="none" w:sz="0" w:space="0" w:color="auto"/>
        <w:left w:val="none" w:sz="0" w:space="0" w:color="auto"/>
        <w:bottom w:val="none" w:sz="0" w:space="0" w:color="auto"/>
        <w:right w:val="none" w:sz="0" w:space="0" w:color="auto"/>
      </w:divBdr>
    </w:div>
    <w:div w:id="1798600703">
      <w:bodyDiv w:val="1"/>
      <w:marLeft w:val="0pt"/>
      <w:marRight w:val="0pt"/>
      <w:marTop w:val="0pt"/>
      <w:marBottom w:val="0pt"/>
      <w:divBdr>
        <w:top w:val="none" w:sz="0" w:space="0" w:color="auto"/>
        <w:left w:val="none" w:sz="0" w:space="0" w:color="auto"/>
        <w:bottom w:val="none" w:sz="0" w:space="0" w:color="auto"/>
        <w:right w:val="none" w:sz="0" w:space="0" w:color="auto"/>
      </w:divBdr>
    </w:div>
    <w:div w:id="1874464654">
      <w:bodyDiv w:val="1"/>
      <w:marLeft w:val="0pt"/>
      <w:marRight w:val="0pt"/>
      <w:marTop w:val="0pt"/>
      <w:marBottom w:val="0pt"/>
      <w:divBdr>
        <w:top w:val="none" w:sz="0" w:space="0" w:color="auto"/>
        <w:left w:val="none" w:sz="0" w:space="0" w:color="auto"/>
        <w:bottom w:val="none" w:sz="0" w:space="0" w:color="auto"/>
        <w:right w:val="none" w:sz="0" w:space="0" w:color="auto"/>
      </w:divBdr>
    </w:div>
    <w:div w:id="200928346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jpg"/><Relationship Id="rId18" Type="http://purl.oclc.org/ooxml/officeDocument/relationships/image" Target="media/image7.jpg"/><Relationship Id="rId3" Type="http://purl.oclc.org/ooxml/officeDocument/relationships/styles" Target="styles.xml"/><Relationship Id="rId21" Type="http://purl.oclc.org/ooxml/officeDocument/relationships/image" Target="media/image10.jpg"/><Relationship Id="rId7" Type="http://purl.oclc.org/ooxml/officeDocument/relationships/endnotes" Target="endnotes.xml"/><Relationship Id="rId12" Type="http://purl.oclc.org/ooxml/officeDocument/relationships/image" Target="media/image1.jpg"/><Relationship Id="rId17" Type="http://purl.oclc.org/ooxml/officeDocument/relationships/image" Target="media/image6.jpg"/><Relationship Id="rId2" Type="http://purl.oclc.org/ooxml/officeDocument/relationships/numbering" Target="numbering.xml"/><Relationship Id="rId16" Type="http://purl.oclc.org/ooxml/officeDocument/relationships/image" Target="media/image5.JPG"/><Relationship Id="rId20" Type="http://purl.oclc.org/ooxml/officeDocument/relationships/image" Target="media/image9.jpg"/><Relationship Id="rId1" Type="http://purl.oclc.org/ooxml/officeDocument/relationships/customXml" Target="../customXml/item1.xml"/><Relationship Id="rId6" Type="http://purl.oclc.org/ooxml/officeDocument/relationships/footnotes" Target="footnotes.xml"/><Relationship Id="rId11" Type="http://schemas.microsoft.com/office/2016/09/relationships/commentsIds" Target="commentsIds.xm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4.png"/><Relationship Id="rId23" Type="http://schemas.microsoft.com/office/2011/relationships/people" Target="people.xml"/><Relationship Id="rId10" Type="http://schemas.microsoft.com/office/2011/relationships/commentsExtended" Target="commentsExtended.xml"/><Relationship Id="rId19" Type="http://purl.oclc.org/ooxml/officeDocument/relationships/image" Target="media/image8.jpg"/><Relationship Id="rId4" Type="http://purl.oclc.org/ooxml/officeDocument/relationships/settings" Target="settings.xml"/><Relationship Id="rId9" Type="http://purl.oclc.org/ooxml/officeDocument/relationships/comments" Target="comments.xml"/><Relationship Id="rId14" Type="http://purl.oclc.org/ooxml/officeDocument/relationships/image" Target="media/image3.JP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7901A42-C4F1-4735-8C19-61462B497A2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562</TotalTime>
  <Pages>5</Pages>
  <Words>2180</Words>
  <Characters>12429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Owen 乔</cp:lastModifiedBy>
  <cp:revision>10</cp:revision>
  <dcterms:created xsi:type="dcterms:W3CDTF">2020-02-02T22:57:00Z</dcterms:created>
  <dcterms:modified xsi:type="dcterms:W3CDTF">2020-02-10T01:56:00Z</dcterms:modified>
</cp:coreProperties>
</file>